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1B11CC" w:rsidRPr="00AA38E8" w:rsidRDefault="001B11CC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2C742E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Module Design Document</w:t>
      </w:r>
    </w:p>
    <w:p w:rsidR="00B11BE8" w:rsidRPr="00AA38E8" w:rsidRDefault="00B11BE8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>For</w:t>
      </w:r>
    </w:p>
    <w:p w:rsidR="00B81C1B" w:rsidRPr="00AA38E8" w:rsidRDefault="00153F83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XCP</w:t>
      </w:r>
      <w:r w:rsidR="00677453">
        <w:rPr>
          <w:rFonts w:cs="Calibri"/>
          <w:b/>
          <w:sz w:val="24"/>
        </w:rPr>
        <w:t xml:space="preserve"> Interface</w:t>
      </w:r>
      <w:r>
        <w:rPr>
          <w:rFonts w:cs="Calibri"/>
          <w:b/>
          <w:sz w:val="24"/>
        </w:rPr>
        <w:t xml:space="preserve"> (Xcp</w:t>
      </w:r>
      <w:r w:rsidR="00677453">
        <w:rPr>
          <w:rFonts w:cs="Calibri"/>
          <w:b/>
          <w:sz w:val="24"/>
        </w:rPr>
        <w:t>If</w:t>
      </w:r>
      <w:r>
        <w:rPr>
          <w:rFonts w:cs="Calibri"/>
          <w:b/>
          <w:sz w:val="24"/>
        </w:rPr>
        <w:t>)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VERSION: </w:t>
      </w:r>
      <w:del w:id="0" w:author="Kevin Smith" w:date="2018-02-12T15:15:00Z">
        <w:r w:rsidR="009059CA" w:rsidDel="00F63593">
          <w:rPr>
            <w:rFonts w:cs="Calibri"/>
            <w:b/>
            <w:sz w:val="24"/>
          </w:rPr>
          <w:delText>3</w:delText>
        </w:r>
      </w:del>
      <w:ins w:id="1" w:author="Kevin Smith" w:date="2018-02-12T15:15:00Z">
        <w:r w:rsidR="00F63593">
          <w:rPr>
            <w:rFonts w:cs="Calibri"/>
            <w:b/>
            <w:sz w:val="24"/>
          </w:rPr>
          <w:t>4</w:t>
        </w:r>
      </w:ins>
      <w:r w:rsidR="002C4E7D">
        <w:rPr>
          <w:rFonts w:cs="Calibri"/>
          <w:b/>
          <w:sz w:val="24"/>
        </w:rPr>
        <w:t>.</w:t>
      </w:r>
      <w:r w:rsidR="00153F83">
        <w:rPr>
          <w:rFonts w:cs="Calibri"/>
          <w:b/>
          <w:sz w:val="24"/>
        </w:rPr>
        <w:t>0</w:t>
      </w: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3"/>
        </w:rPr>
      </w:pPr>
      <w:r w:rsidRPr="00AA38E8">
        <w:rPr>
          <w:rFonts w:cs="Calibri"/>
          <w:b/>
          <w:sz w:val="24"/>
        </w:rPr>
        <w:t xml:space="preserve">DATE: </w:t>
      </w:r>
      <w:del w:id="2" w:author="Kevin Smith" w:date="2018-02-12T15:15:00Z">
        <w:r w:rsidR="009059CA" w:rsidDel="00F63593">
          <w:rPr>
            <w:rFonts w:cs="Calibri"/>
            <w:b/>
            <w:sz w:val="24"/>
          </w:rPr>
          <w:delText>03</w:delText>
        </w:r>
      </w:del>
      <w:ins w:id="3" w:author="Kevin Smith" w:date="2018-02-12T15:15:00Z">
        <w:r w:rsidR="00F63593">
          <w:rPr>
            <w:rFonts w:cs="Calibri"/>
            <w:b/>
            <w:sz w:val="24"/>
          </w:rPr>
          <w:t>12</w:t>
        </w:r>
      </w:ins>
      <w:r w:rsidR="00153F83">
        <w:rPr>
          <w:rFonts w:cs="Calibri"/>
          <w:b/>
          <w:sz w:val="24"/>
        </w:rPr>
        <w:t>-</w:t>
      </w:r>
      <w:del w:id="4" w:author="Kevin Smith" w:date="2018-02-12T15:15:00Z">
        <w:r w:rsidR="009059CA" w:rsidDel="00F63593">
          <w:rPr>
            <w:rFonts w:cs="Calibri"/>
            <w:b/>
            <w:sz w:val="24"/>
          </w:rPr>
          <w:delText>Mar</w:delText>
        </w:r>
      </w:del>
      <w:ins w:id="5" w:author="Kevin Smith" w:date="2018-02-12T15:15:00Z">
        <w:r w:rsidR="00F63593">
          <w:rPr>
            <w:rFonts w:cs="Calibri"/>
            <w:b/>
            <w:sz w:val="24"/>
          </w:rPr>
          <w:t>Feb</w:t>
        </w:r>
      </w:ins>
      <w:r w:rsidR="00153F83">
        <w:rPr>
          <w:rFonts w:cs="Calibri"/>
          <w:b/>
          <w:sz w:val="24"/>
        </w:rPr>
        <w:t>-</w:t>
      </w:r>
      <w:del w:id="6" w:author="Kevin Smith" w:date="2018-02-12T15:15:00Z">
        <w:r w:rsidR="009059CA" w:rsidDel="00F63593">
          <w:rPr>
            <w:rFonts w:cs="Calibri"/>
            <w:b/>
            <w:sz w:val="24"/>
          </w:rPr>
          <w:delText>2017</w:delText>
        </w:r>
      </w:del>
      <w:ins w:id="7" w:author="Kevin Smith" w:date="2018-02-12T15:15:00Z">
        <w:r w:rsidR="00F63593">
          <w:rPr>
            <w:rFonts w:cs="Calibri"/>
            <w:b/>
            <w:sz w:val="24"/>
          </w:rPr>
          <w:t>2018</w:t>
        </w:r>
      </w:ins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</w:p>
    <w:p w:rsidR="00B81C1B" w:rsidRPr="00AA38E8" w:rsidRDefault="00B81C1B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Prepared By: </w:t>
      </w:r>
    </w:p>
    <w:p w:rsidR="00153F83" w:rsidRDefault="00153F83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Kevin Smith</w:t>
      </w:r>
    </w:p>
    <w:p w:rsidR="00891F29" w:rsidRPr="00AA38E8" w:rsidRDefault="00153F83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>
        <w:rPr>
          <w:rFonts w:cs="Calibri"/>
          <w:b/>
          <w:sz w:val="24"/>
        </w:rPr>
        <w:t>EPS Software</w:t>
      </w:r>
      <w:r w:rsidR="00891F29" w:rsidRPr="00AA38E8">
        <w:rPr>
          <w:rFonts w:cs="Calibri"/>
          <w:b/>
          <w:sz w:val="24"/>
        </w:rPr>
        <w:t>,</w:t>
      </w:r>
    </w:p>
    <w:p w:rsidR="00A365F0" w:rsidRPr="00AA38E8" w:rsidRDefault="00A365F0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>Nexteer Automotive,</w:t>
      </w:r>
    </w:p>
    <w:p w:rsidR="00A365F0" w:rsidRPr="00AA38E8" w:rsidRDefault="00EA128E" w:rsidP="00891F29">
      <w:pPr>
        <w:tabs>
          <w:tab w:val="left" w:pos="4320"/>
          <w:tab w:val="left" w:pos="8640"/>
        </w:tabs>
        <w:jc w:val="center"/>
        <w:rPr>
          <w:rFonts w:cs="Calibri"/>
          <w:b/>
          <w:sz w:val="24"/>
        </w:rPr>
      </w:pPr>
      <w:r w:rsidRPr="00AA38E8">
        <w:rPr>
          <w:rFonts w:cs="Calibri"/>
          <w:b/>
          <w:sz w:val="24"/>
        </w:rPr>
        <w:t xml:space="preserve"> Saginaw,</w:t>
      </w:r>
      <w:r w:rsidR="0071423B">
        <w:rPr>
          <w:rFonts w:cs="Calibri"/>
          <w:b/>
          <w:sz w:val="24"/>
        </w:rPr>
        <w:t xml:space="preserve"> </w:t>
      </w:r>
      <w:r w:rsidRPr="00AA38E8">
        <w:rPr>
          <w:rFonts w:cs="Calibri"/>
          <w:b/>
          <w:sz w:val="24"/>
        </w:rPr>
        <w:t>MI</w:t>
      </w:r>
      <w:r w:rsidR="00A365F0" w:rsidRPr="00AA38E8">
        <w:rPr>
          <w:rFonts w:cs="Calibri"/>
          <w:b/>
          <w:sz w:val="24"/>
        </w:rPr>
        <w:t xml:space="preserve">, </w:t>
      </w:r>
      <w:r w:rsidRPr="00AA38E8">
        <w:rPr>
          <w:rFonts w:cs="Calibri"/>
          <w:b/>
          <w:sz w:val="24"/>
        </w:rPr>
        <w:t>USA</w:t>
      </w:r>
    </w:p>
    <w:p w:rsidR="0097381A" w:rsidRPr="00AA38E8" w:rsidRDefault="00B81C1B" w:rsidP="0097381A">
      <w:pPr>
        <w:tabs>
          <w:tab w:val="left" w:pos="4320"/>
          <w:tab w:val="left" w:pos="8640"/>
        </w:tabs>
        <w:spacing w:line="240" w:lineRule="atLeast"/>
        <w:rPr>
          <w:rFonts w:cs="Calibri"/>
          <w:szCs w:val="20"/>
        </w:rPr>
      </w:pPr>
      <w:r w:rsidRPr="00AA38E8">
        <w:rPr>
          <w:rFonts w:cs="Calibri"/>
          <w:b/>
          <w:sz w:val="23"/>
        </w:rPr>
        <w:br w:type="page"/>
      </w:r>
      <w:r w:rsidR="0097381A" w:rsidRPr="00AA38E8">
        <w:rPr>
          <w:rFonts w:cs="Calibri"/>
          <w:b/>
        </w:rPr>
        <w:lastRenderedPageBreak/>
        <w:t>Location:</w:t>
      </w:r>
      <w:r w:rsidR="0097381A" w:rsidRPr="00AA38E8">
        <w:rPr>
          <w:rFonts w:cs="Calibri"/>
        </w:rPr>
        <w:t xml:space="preserve"> The official version of this document is stored in the </w:t>
      </w:r>
      <w:r w:rsidR="00347663">
        <w:rPr>
          <w:rFonts w:cs="Calibri"/>
        </w:rPr>
        <w:t>Nexteer</w:t>
      </w:r>
      <w:r w:rsidR="0097381A" w:rsidRPr="00AA38E8">
        <w:rPr>
          <w:rFonts w:cs="Calibri"/>
        </w:rPr>
        <w:t xml:space="preserve"> </w:t>
      </w:r>
      <w:r w:rsidR="00E94A04">
        <w:rPr>
          <w:rFonts w:cs="Calibri"/>
        </w:rPr>
        <w:t>Configuration Management System</w:t>
      </w:r>
      <w:r w:rsidR="0095572C">
        <w:rPr>
          <w:rFonts w:cs="Calibri"/>
        </w:rPr>
        <w:t>.</w:t>
      </w:r>
    </w:p>
    <w:p w:rsidR="00B81C1B" w:rsidRPr="00AA38E8" w:rsidRDefault="00B81C1B" w:rsidP="001B11CC">
      <w:pPr>
        <w:tabs>
          <w:tab w:val="left" w:pos="4320"/>
          <w:tab w:val="left" w:pos="8640"/>
        </w:tabs>
        <w:jc w:val="center"/>
        <w:rPr>
          <w:rFonts w:cs="Calibri"/>
        </w:rPr>
      </w:pP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  <w:sz w:val="19"/>
        </w:rPr>
      </w:pP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</w:rPr>
      </w:pPr>
      <w:r w:rsidRPr="00AA38E8">
        <w:rPr>
          <w:rFonts w:cs="Calibri"/>
          <w:b/>
        </w:rPr>
        <w:t>Revision History</w:t>
      </w:r>
    </w:p>
    <w:p w:rsidR="00B81C1B" w:rsidRPr="00AA38E8" w:rsidRDefault="00B81C1B">
      <w:pPr>
        <w:tabs>
          <w:tab w:val="left" w:pos="4320"/>
          <w:tab w:val="left" w:pos="8640"/>
        </w:tabs>
        <w:rPr>
          <w:rFonts w:cs="Calibri"/>
          <w:b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40"/>
        <w:gridCol w:w="2520"/>
        <w:gridCol w:w="2520"/>
        <w:gridCol w:w="990"/>
        <w:gridCol w:w="1440"/>
        <w:gridCol w:w="1440"/>
      </w:tblGrid>
      <w:tr w:rsidR="00E94A04" w:rsidRPr="00AA38E8" w:rsidTr="00E94A04">
        <w:tc>
          <w:tcPr>
            <w:tcW w:w="54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Sl. No.</w:t>
            </w:r>
          </w:p>
        </w:tc>
        <w:tc>
          <w:tcPr>
            <w:tcW w:w="252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Description</w:t>
            </w:r>
          </w:p>
        </w:tc>
        <w:tc>
          <w:tcPr>
            <w:tcW w:w="252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Author</w:t>
            </w:r>
          </w:p>
        </w:tc>
        <w:tc>
          <w:tcPr>
            <w:tcW w:w="99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Version</w:t>
            </w:r>
          </w:p>
        </w:tc>
        <w:tc>
          <w:tcPr>
            <w:tcW w:w="1440" w:type="dxa"/>
          </w:tcPr>
          <w:p w:rsidR="00E94A04" w:rsidRPr="00AA38E8" w:rsidRDefault="00E94A04" w:rsidP="001B11CC">
            <w:pPr>
              <w:jc w:val="center"/>
              <w:rPr>
                <w:rFonts w:cs="Calibri"/>
                <w:b/>
              </w:rPr>
            </w:pPr>
            <w:r w:rsidRPr="00AA38E8">
              <w:rPr>
                <w:rFonts w:cs="Calibri"/>
                <w:b/>
              </w:rPr>
              <w:t>Date</w:t>
            </w:r>
          </w:p>
        </w:tc>
        <w:tc>
          <w:tcPr>
            <w:tcW w:w="1440" w:type="dxa"/>
          </w:tcPr>
          <w:p w:rsidR="00E94A04" w:rsidRPr="00AA38E8" w:rsidRDefault="00C71993" w:rsidP="001B11CC">
            <w:pPr>
              <w:jc w:val="center"/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Approved</w:t>
            </w:r>
            <w:r w:rsidR="00E94A04">
              <w:rPr>
                <w:rFonts w:cs="Calibri"/>
                <w:b/>
              </w:rPr>
              <w:t xml:space="preserve"> By</w:t>
            </w:r>
          </w:p>
        </w:tc>
      </w:tr>
      <w:tr w:rsidR="00E94A04" w:rsidRPr="00AA38E8" w:rsidTr="00E94A04">
        <w:tc>
          <w:tcPr>
            <w:tcW w:w="540" w:type="dxa"/>
          </w:tcPr>
          <w:p w:rsidR="00E94A04" w:rsidRPr="00AA38E8" w:rsidRDefault="00E94A04" w:rsidP="005026D8">
            <w:pPr>
              <w:rPr>
                <w:rFonts w:cs="Calibri"/>
              </w:rPr>
            </w:pPr>
            <w:r>
              <w:rPr>
                <w:rFonts w:cs="Calibri"/>
              </w:rPr>
              <w:t>1</w:t>
            </w:r>
          </w:p>
        </w:tc>
        <w:tc>
          <w:tcPr>
            <w:tcW w:w="2520" w:type="dxa"/>
          </w:tcPr>
          <w:p w:rsidR="00E94A04" w:rsidRPr="00AA38E8" w:rsidRDefault="00E94A04" w:rsidP="005026D8">
            <w:pPr>
              <w:rPr>
                <w:rFonts w:cs="Calibri"/>
              </w:rPr>
            </w:pPr>
            <w:r>
              <w:rPr>
                <w:rFonts w:cs="Calibri"/>
              </w:rPr>
              <w:t>Initial Version</w:t>
            </w:r>
          </w:p>
        </w:tc>
        <w:tc>
          <w:tcPr>
            <w:tcW w:w="2520" w:type="dxa"/>
          </w:tcPr>
          <w:p w:rsidR="00E94A04" w:rsidRPr="00AA38E8" w:rsidRDefault="00153F83" w:rsidP="005026D8">
            <w:pPr>
              <w:rPr>
                <w:rFonts w:cs="Calibri"/>
              </w:rPr>
            </w:pPr>
            <w:r>
              <w:t>K. Smith</w:t>
            </w:r>
          </w:p>
        </w:tc>
        <w:tc>
          <w:tcPr>
            <w:tcW w:w="990" w:type="dxa"/>
          </w:tcPr>
          <w:p w:rsidR="00E94A04" w:rsidRPr="00AA38E8" w:rsidRDefault="00E94A04" w:rsidP="005026D8">
            <w:pPr>
              <w:rPr>
                <w:rFonts w:cs="Calibri"/>
              </w:rPr>
            </w:pPr>
            <w:r>
              <w:rPr>
                <w:rFonts w:cs="Calibri"/>
              </w:rPr>
              <w:t>1.0</w:t>
            </w:r>
          </w:p>
        </w:tc>
        <w:tc>
          <w:tcPr>
            <w:tcW w:w="1440" w:type="dxa"/>
          </w:tcPr>
          <w:p w:rsidR="00E94A04" w:rsidRPr="00AA38E8" w:rsidRDefault="00153F83" w:rsidP="005026D8">
            <w:pPr>
              <w:rPr>
                <w:rFonts w:cs="Calibri"/>
              </w:rPr>
            </w:pPr>
            <w:r>
              <w:rPr>
                <w:rFonts w:cs="Calibri"/>
              </w:rPr>
              <w:t>16</w:t>
            </w:r>
            <w:r w:rsidR="00393DFF">
              <w:rPr>
                <w:rFonts w:cs="Calibri"/>
              </w:rPr>
              <w:t>-</w:t>
            </w:r>
            <w:r>
              <w:rPr>
                <w:rFonts w:cs="Calibri"/>
              </w:rPr>
              <w:t>Jun</w:t>
            </w:r>
            <w:r w:rsidR="00393DFF">
              <w:rPr>
                <w:rFonts w:cs="Calibri"/>
              </w:rPr>
              <w:t>-</w:t>
            </w:r>
            <w:r>
              <w:rPr>
                <w:rFonts w:cs="Calibri"/>
              </w:rPr>
              <w:t>15</w:t>
            </w:r>
          </w:p>
        </w:tc>
        <w:tc>
          <w:tcPr>
            <w:tcW w:w="1440" w:type="dxa"/>
          </w:tcPr>
          <w:p w:rsidR="00E94A04" w:rsidRPr="00AA38E8" w:rsidRDefault="00E94A04" w:rsidP="005026D8">
            <w:pPr>
              <w:rPr>
                <w:rFonts w:cs="Calibri"/>
              </w:rPr>
            </w:pPr>
          </w:p>
        </w:tc>
      </w:tr>
      <w:tr w:rsidR="00393DFF" w:rsidRPr="00AA38E8" w:rsidTr="00E94A04">
        <w:tc>
          <w:tcPr>
            <w:tcW w:w="540" w:type="dxa"/>
          </w:tcPr>
          <w:p w:rsidR="00393DFF" w:rsidRDefault="00393DFF" w:rsidP="005026D8">
            <w:pPr>
              <w:rPr>
                <w:rFonts w:cs="Calibri"/>
              </w:rPr>
            </w:pPr>
            <w:r>
              <w:rPr>
                <w:rFonts w:cs="Calibri"/>
              </w:rPr>
              <w:t>2</w:t>
            </w:r>
          </w:p>
        </w:tc>
        <w:tc>
          <w:tcPr>
            <w:tcW w:w="2520" w:type="dxa"/>
          </w:tcPr>
          <w:p w:rsidR="00393DFF" w:rsidRDefault="00393DFF" w:rsidP="005026D8">
            <w:pPr>
              <w:rPr>
                <w:rFonts w:cs="Calibri"/>
              </w:rPr>
            </w:pPr>
            <w:r>
              <w:rPr>
                <w:rFonts w:cs="Calibri"/>
              </w:rPr>
              <w:t>Updates for anomaly EA4#6672</w:t>
            </w:r>
          </w:p>
        </w:tc>
        <w:tc>
          <w:tcPr>
            <w:tcW w:w="2520" w:type="dxa"/>
          </w:tcPr>
          <w:p w:rsidR="00393DFF" w:rsidRDefault="00393DFF" w:rsidP="005026D8">
            <w:r>
              <w:t>K. Smith</w:t>
            </w:r>
          </w:p>
        </w:tc>
        <w:tc>
          <w:tcPr>
            <w:tcW w:w="990" w:type="dxa"/>
          </w:tcPr>
          <w:p w:rsidR="00393DFF" w:rsidRDefault="00393DFF" w:rsidP="005026D8">
            <w:pPr>
              <w:rPr>
                <w:rFonts w:cs="Calibri"/>
              </w:rPr>
            </w:pPr>
            <w:r>
              <w:rPr>
                <w:rFonts w:cs="Calibri"/>
              </w:rPr>
              <w:t>2.0</w:t>
            </w:r>
          </w:p>
        </w:tc>
        <w:tc>
          <w:tcPr>
            <w:tcW w:w="1440" w:type="dxa"/>
          </w:tcPr>
          <w:p w:rsidR="00393DFF" w:rsidRDefault="00393DFF" w:rsidP="005026D8">
            <w:pPr>
              <w:rPr>
                <w:rFonts w:cs="Calibri"/>
              </w:rPr>
            </w:pPr>
            <w:r>
              <w:rPr>
                <w:rFonts w:cs="Calibri"/>
              </w:rPr>
              <w:t>29-Aug-16</w:t>
            </w:r>
          </w:p>
        </w:tc>
        <w:tc>
          <w:tcPr>
            <w:tcW w:w="1440" w:type="dxa"/>
          </w:tcPr>
          <w:p w:rsidR="00393DFF" w:rsidRPr="00AA38E8" w:rsidRDefault="00393DFF" w:rsidP="005026D8">
            <w:pPr>
              <w:rPr>
                <w:rFonts w:cs="Calibri"/>
              </w:rPr>
            </w:pPr>
          </w:p>
        </w:tc>
      </w:tr>
      <w:tr w:rsidR="009059CA" w:rsidRPr="00AA38E8" w:rsidTr="00E94A04">
        <w:tc>
          <w:tcPr>
            <w:tcW w:w="540" w:type="dxa"/>
          </w:tcPr>
          <w:p w:rsidR="009059CA" w:rsidRDefault="009059CA" w:rsidP="005026D8">
            <w:pPr>
              <w:rPr>
                <w:rFonts w:cs="Calibri"/>
              </w:rPr>
            </w:pPr>
            <w:r>
              <w:rPr>
                <w:rFonts w:cs="Calibri"/>
              </w:rPr>
              <w:t>3</w:t>
            </w:r>
          </w:p>
        </w:tc>
        <w:tc>
          <w:tcPr>
            <w:tcW w:w="2520" w:type="dxa"/>
          </w:tcPr>
          <w:p w:rsidR="009059CA" w:rsidRDefault="009059CA" w:rsidP="005026D8">
            <w:pPr>
              <w:rPr>
                <w:rFonts w:cs="Calibri"/>
              </w:rPr>
            </w:pPr>
            <w:r>
              <w:rPr>
                <w:rFonts w:cs="Calibri"/>
              </w:rPr>
              <w:t>Updates for change request EA4#8215</w:t>
            </w:r>
          </w:p>
        </w:tc>
        <w:tc>
          <w:tcPr>
            <w:tcW w:w="2520" w:type="dxa"/>
          </w:tcPr>
          <w:p w:rsidR="009059CA" w:rsidRDefault="009059CA" w:rsidP="005026D8">
            <w:r>
              <w:t>K. Smith</w:t>
            </w:r>
          </w:p>
        </w:tc>
        <w:tc>
          <w:tcPr>
            <w:tcW w:w="990" w:type="dxa"/>
          </w:tcPr>
          <w:p w:rsidR="009059CA" w:rsidRDefault="009059CA" w:rsidP="005026D8">
            <w:pPr>
              <w:rPr>
                <w:rFonts w:cs="Calibri"/>
              </w:rPr>
            </w:pPr>
            <w:r>
              <w:rPr>
                <w:rFonts w:cs="Calibri"/>
              </w:rPr>
              <w:t>3.0</w:t>
            </w:r>
          </w:p>
        </w:tc>
        <w:tc>
          <w:tcPr>
            <w:tcW w:w="1440" w:type="dxa"/>
          </w:tcPr>
          <w:p w:rsidR="009059CA" w:rsidRDefault="009059CA" w:rsidP="005026D8">
            <w:pPr>
              <w:rPr>
                <w:rFonts w:cs="Calibri"/>
              </w:rPr>
            </w:pPr>
            <w:r>
              <w:rPr>
                <w:rFonts w:cs="Calibri"/>
              </w:rPr>
              <w:t>03-Mar-17</w:t>
            </w:r>
          </w:p>
        </w:tc>
        <w:tc>
          <w:tcPr>
            <w:tcW w:w="1440" w:type="dxa"/>
          </w:tcPr>
          <w:p w:rsidR="009059CA" w:rsidRPr="00AA38E8" w:rsidRDefault="009059CA" w:rsidP="005026D8">
            <w:pPr>
              <w:rPr>
                <w:rFonts w:cs="Calibri"/>
              </w:rPr>
            </w:pPr>
          </w:p>
        </w:tc>
      </w:tr>
      <w:tr w:rsidR="00F63593" w:rsidRPr="00AA38E8" w:rsidTr="00E94A04">
        <w:trPr>
          <w:ins w:id="8" w:author="Kevin Smith" w:date="2018-02-12T15:15:00Z"/>
        </w:trPr>
        <w:tc>
          <w:tcPr>
            <w:tcW w:w="540" w:type="dxa"/>
          </w:tcPr>
          <w:p w:rsidR="00F63593" w:rsidRDefault="00F63593" w:rsidP="005026D8">
            <w:pPr>
              <w:rPr>
                <w:ins w:id="9" w:author="Kevin Smith" w:date="2018-02-12T15:15:00Z"/>
                <w:rFonts w:cs="Calibri"/>
              </w:rPr>
            </w:pPr>
            <w:ins w:id="10" w:author="Kevin Smith" w:date="2018-02-12T15:15:00Z">
              <w:r>
                <w:rPr>
                  <w:rFonts w:cs="Calibri"/>
                </w:rPr>
                <w:t>4</w:t>
              </w:r>
            </w:ins>
          </w:p>
        </w:tc>
        <w:tc>
          <w:tcPr>
            <w:tcW w:w="2520" w:type="dxa"/>
          </w:tcPr>
          <w:p w:rsidR="00F63593" w:rsidRDefault="00F63593" w:rsidP="005026D8">
            <w:pPr>
              <w:rPr>
                <w:ins w:id="11" w:author="Kevin Smith" w:date="2018-02-12T15:15:00Z"/>
                <w:rFonts w:cs="Calibri"/>
              </w:rPr>
            </w:pPr>
            <w:ins w:id="12" w:author="Kevin Smith" w:date="2018-02-12T15:15:00Z">
              <w:r>
                <w:rPr>
                  <w:rFonts w:cs="Calibri"/>
                </w:rPr>
                <w:t xml:space="preserve">Updates for </w:t>
              </w:r>
            </w:ins>
            <w:ins w:id="13" w:author="Kevin Smith" w:date="2018-02-12T16:21:00Z">
              <w:r w:rsidR="00FA03A7">
                <w:rPr>
                  <w:rFonts w:cs="Calibri"/>
                </w:rPr>
                <w:t xml:space="preserve">CR EA4#20563 </w:t>
              </w:r>
            </w:ins>
            <w:ins w:id="14" w:author="Kevin Smith" w:date="2018-02-12T15:15:00Z">
              <w:r>
                <w:rPr>
                  <w:rFonts w:cs="Calibri"/>
                </w:rPr>
                <w:t>anomaly EA4#</w:t>
              </w:r>
            </w:ins>
            <w:ins w:id="15" w:author="Kevin Smith" w:date="2018-02-12T16:21:00Z">
              <w:r w:rsidR="00FA03A7">
                <w:rPr>
                  <w:rFonts w:cs="Calibri"/>
                </w:rPr>
                <w:t>20564</w:t>
              </w:r>
            </w:ins>
          </w:p>
        </w:tc>
        <w:tc>
          <w:tcPr>
            <w:tcW w:w="2520" w:type="dxa"/>
          </w:tcPr>
          <w:p w:rsidR="00F63593" w:rsidRDefault="00F63593" w:rsidP="005026D8">
            <w:pPr>
              <w:rPr>
                <w:ins w:id="16" w:author="Kevin Smith" w:date="2018-02-12T15:15:00Z"/>
              </w:rPr>
            </w:pPr>
            <w:ins w:id="17" w:author="Kevin Smith" w:date="2018-02-12T15:15:00Z">
              <w:r>
                <w:t>K. Smith</w:t>
              </w:r>
            </w:ins>
          </w:p>
        </w:tc>
        <w:tc>
          <w:tcPr>
            <w:tcW w:w="990" w:type="dxa"/>
          </w:tcPr>
          <w:p w:rsidR="00F63593" w:rsidRDefault="00F63593" w:rsidP="005026D8">
            <w:pPr>
              <w:rPr>
                <w:ins w:id="18" w:author="Kevin Smith" w:date="2018-02-12T15:15:00Z"/>
                <w:rFonts w:cs="Calibri"/>
              </w:rPr>
            </w:pPr>
            <w:ins w:id="19" w:author="Kevin Smith" w:date="2018-02-12T15:15:00Z">
              <w:r>
                <w:rPr>
                  <w:rFonts w:cs="Calibri"/>
                </w:rPr>
                <w:t>4.0</w:t>
              </w:r>
            </w:ins>
          </w:p>
        </w:tc>
        <w:tc>
          <w:tcPr>
            <w:tcW w:w="1440" w:type="dxa"/>
          </w:tcPr>
          <w:p w:rsidR="00F63593" w:rsidRDefault="00F63593" w:rsidP="005026D8">
            <w:pPr>
              <w:rPr>
                <w:ins w:id="20" w:author="Kevin Smith" w:date="2018-02-12T15:15:00Z"/>
                <w:rFonts w:cs="Calibri"/>
              </w:rPr>
            </w:pPr>
            <w:ins w:id="21" w:author="Kevin Smith" w:date="2018-02-12T15:15:00Z">
              <w:r>
                <w:rPr>
                  <w:rFonts w:cs="Calibri"/>
                </w:rPr>
                <w:t>12-Feb-18</w:t>
              </w:r>
            </w:ins>
          </w:p>
        </w:tc>
        <w:tc>
          <w:tcPr>
            <w:tcW w:w="1440" w:type="dxa"/>
          </w:tcPr>
          <w:p w:rsidR="00F63593" w:rsidRPr="00AA38E8" w:rsidRDefault="00F63593" w:rsidP="005026D8">
            <w:pPr>
              <w:rPr>
                <w:ins w:id="22" w:author="Kevin Smith" w:date="2018-02-12T15:15:00Z"/>
                <w:rFonts w:cs="Calibri"/>
              </w:rPr>
            </w:pPr>
          </w:p>
        </w:tc>
      </w:tr>
    </w:tbl>
    <w:p w:rsidR="00B81C1B" w:rsidRPr="00AA38E8" w:rsidRDefault="00B81C1B">
      <w:pPr>
        <w:jc w:val="center"/>
        <w:rPr>
          <w:rFonts w:cs="Calibri"/>
          <w:b/>
          <w:sz w:val="24"/>
        </w:rPr>
      </w:pPr>
      <w:bookmarkStart w:id="23" w:name="_Toc378476016"/>
      <w:bookmarkStart w:id="24" w:name="_Toc348792978"/>
      <w:bookmarkStart w:id="25" w:name="_Toc348793074"/>
      <w:bookmarkStart w:id="26" w:name="_Toc348793965"/>
      <w:bookmarkStart w:id="27" w:name="_Toc349459173"/>
      <w:bookmarkStart w:id="28" w:name="_Toc349621609"/>
    </w:p>
    <w:p w:rsidR="00891F29" w:rsidRPr="00AA38E8" w:rsidRDefault="00B81C1B" w:rsidP="00891F29">
      <w:pPr>
        <w:jc w:val="center"/>
        <w:rPr>
          <w:rFonts w:cs="Calibri"/>
          <w:b/>
          <w:sz w:val="24"/>
          <w:u w:val="single"/>
        </w:rPr>
      </w:pPr>
      <w:r w:rsidRPr="00AA38E8">
        <w:rPr>
          <w:rFonts w:cs="Calibri"/>
          <w:b/>
          <w:sz w:val="32"/>
          <w:u w:val="single"/>
        </w:rPr>
        <w:br w:type="page"/>
      </w:r>
      <w:bookmarkEnd w:id="23"/>
      <w:r w:rsidR="00891F29" w:rsidRPr="00AA38E8">
        <w:rPr>
          <w:rFonts w:cs="Calibri"/>
          <w:b/>
          <w:sz w:val="24"/>
          <w:u w:val="single"/>
        </w:rPr>
        <w:lastRenderedPageBreak/>
        <w:t>Table of Contents</w:t>
      </w:r>
    </w:p>
    <w:p w:rsidR="00DF7CA7" w:rsidRDefault="009C5629">
      <w:pPr>
        <w:pStyle w:val="TOC1"/>
        <w:rPr>
          <w:ins w:id="29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r w:rsidRPr="00AA38E8">
        <w:rPr>
          <w:rFonts w:ascii="Calibri" w:hAnsi="Calibri" w:cs="Calibri"/>
          <w:b w:val="0"/>
          <w:caps w:val="0"/>
        </w:rPr>
        <w:fldChar w:fldCharType="begin"/>
      </w:r>
      <w:r w:rsidRPr="00AA38E8">
        <w:rPr>
          <w:rFonts w:ascii="Calibri" w:hAnsi="Calibri" w:cs="Calibri"/>
          <w:b w:val="0"/>
          <w:caps w:val="0"/>
        </w:rPr>
        <w:instrText xml:space="preserve"> TOC \o "1-2" \h \z \u </w:instrText>
      </w:r>
      <w:r w:rsidRPr="00AA38E8">
        <w:rPr>
          <w:rFonts w:ascii="Calibri" w:hAnsi="Calibri" w:cs="Calibri"/>
          <w:b w:val="0"/>
          <w:caps w:val="0"/>
        </w:rPr>
        <w:fldChar w:fldCharType="separate"/>
      </w:r>
      <w:ins w:id="30" w:author="Kevin Smith" w:date="2018-02-12T17:27:00Z">
        <w:r w:rsidR="00DF7CA7" w:rsidRPr="005C5B88">
          <w:rPr>
            <w:rStyle w:val="Hyperlink"/>
            <w:noProof/>
          </w:rPr>
          <w:fldChar w:fldCharType="begin"/>
        </w:r>
        <w:r w:rsidR="00DF7CA7" w:rsidRPr="005C5B88">
          <w:rPr>
            <w:rStyle w:val="Hyperlink"/>
            <w:noProof/>
          </w:rPr>
          <w:instrText xml:space="preserve"> </w:instrText>
        </w:r>
        <w:r w:rsidR="00DF7CA7">
          <w:rPr>
            <w:noProof/>
          </w:rPr>
          <w:instrText>HYPERLINK \l "_Toc506219806"</w:instrText>
        </w:r>
        <w:r w:rsidR="00DF7CA7" w:rsidRPr="005C5B88">
          <w:rPr>
            <w:rStyle w:val="Hyperlink"/>
            <w:noProof/>
          </w:rPr>
          <w:instrText xml:space="preserve"> </w:instrText>
        </w:r>
        <w:r w:rsidR="00DF7CA7" w:rsidRPr="005C5B88">
          <w:rPr>
            <w:rStyle w:val="Hyperlink"/>
            <w:noProof/>
          </w:rPr>
        </w:r>
        <w:r w:rsidR="00DF7CA7" w:rsidRPr="005C5B88">
          <w:rPr>
            <w:rStyle w:val="Hyperlink"/>
            <w:noProof/>
          </w:rPr>
          <w:fldChar w:fldCharType="separate"/>
        </w:r>
        <w:r w:rsidR="00DF7CA7" w:rsidRPr="005C5B88">
          <w:rPr>
            <w:rStyle w:val="Hyperlink"/>
            <w:rFonts w:ascii="Calibri" w:hAnsi="Calibri" w:cs="Calibri"/>
            <w:noProof/>
          </w:rPr>
          <w:t>1</w:t>
        </w:r>
        <w:r w:rsidR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="00DF7CA7" w:rsidRPr="005C5B88">
          <w:rPr>
            <w:rStyle w:val="Hyperlink"/>
            <w:rFonts w:ascii="Calibri" w:hAnsi="Calibri" w:cs="Calibri"/>
            <w:noProof/>
          </w:rPr>
          <w:t>Abbrevations And Acronyms</w:t>
        </w:r>
        <w:r w:rsidR="00DF7CA7">
          <w:rPr>
            <w:noProof/>
            <w:webHidden/>
          </w:rPr>
          <w:tab/>
        </w:r>
        <w:r w:rsidR="00DF7CA7">
          <w:rPr>
            <w:noProof/>
            <w:webHidden/>
          </w:rPr>
          <w:fldChar w:fldCharType="begin"/>
        </w:r>
        <w:r w:rsidR="00DF7CA7">
          <w:rPr>
            <w:noProof/>
            <w:webHidden/>
          </w:rPr>
          <w:instrText xml:space="preserve"> PAGEREF _Toc506219806 \h </w:instrText>
        </w:r>
        <w:r w:rsidR="00DF7CA7">
          <w:rPr>
            <w:noProof/>
            <w:webHidden/>
          </w:rPr>
        </w:r>
      </w:ins>
      <w:r w:rsidR="00DF7CA7">
        <w:rPr>
          <w:noProof/>
          <w:webHidden/>
        </w:rPr>
        <w:fldChar w:fldCharType="separate"/>
      </w:r>
      <w:ins w:id="31" w:author="Kevin Smith" w:date="2018-02-12T17:27:00Z">
        <w:r w:rsidR="00DF7CA7">
          <w:rPr>
            <w:noProof/>
            <w:webHidden/>
          </w:rPr>
          <w:t>5</w:t>
        </w:r>
        <w:r w:rsidR="00DF7CA7">
          <w:rPr>
            <w:noProof/>
            <w:webHidden/>
          </w:rPr>
          <w:fldChar w:fldCharType="end"/>
        </w:r>
        <w:r w:rsidR="00DF7CA7"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1"/>
        <w:rPr>
          <w:ins w:id="32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33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"_Toc506219807"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References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_Toc506219807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4" w:author="Kevin Smith" w:date="2018-02-12T17:27:00Z"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1"/>
        <w:rPr>
          <w:ins w:id="35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36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"_Toc506219808"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XCP Interface &amp; High-Level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_Toc506219808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37" w:author="Kevin Smith" w:date="2018-02-12T17:27:00Z"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1"/>
        <w:rPr>
          <w:ins w:id="38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39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"_Toc506219809"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Design details of software 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_Toc506219809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40" w:author="Kevin Smith" w:date="2018-02-12T17:27:00Z"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2"/>
        <w:rPr>
          <w:ins w:id="4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4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4.1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Graphical representation of XCP Interface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43" w:author="Kevin Smith" w:date="2018-02-12T17:2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4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4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4.2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Data Flow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46" w:author="Kevin Smith" w:date="2018-02-12T17:2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4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4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4.2.1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Module level DFD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49" w:author="Kevin Smith" w:date="2018-02-12T17:2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5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5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4.2.2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Sub-Module level DFD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52" w:author="Kevin Smith" w:date="2018-02-12T17:2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5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54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"_Toc506219814"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4.3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COMPONENT FLOW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55" w:author="Kevin Smith" w:date="2018-02-12T17:27:00Z">
        <w:r>
          <w:rPr>
            <w:webHidden/>
          </w:rPr>
          <w:t>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1"/>
        <w:rPr>
          <w:ins w:id="56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57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"_Toc506219815"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Variable 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_Toc506219815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58" w:author="Kevin Smith" w:date="2018-02-12T17:27:00Z"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2"/>
        <w:rPr>
          <w:ins w:id="5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60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5.1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User defined typedef definition/declaration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61" w:author="Kevin Smith" w:date="2018-02-12T17:27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6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6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5.2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Variable definition for enumerated types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64" w:author="Kevin Smith" w:date="2018-02-12T17:27:00Z">
        <w:r>
          <w:rPr>
            <w:webHidden/>
          </w:rPr>
          <w:t>9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1"/>
        <w:rPr>
          <w:ins w:id="65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66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"_Toc506219818"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6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Constant Data Dictionary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_Toc506219818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67" w:author="Kevin Smith" w:date="2018-02-12T17:27:00Z"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2"/>
        <w:rPr>
          <w:ins w:id="68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69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"_Toc506219819"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6.1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Program(fixed) Constants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_Toc506219819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70" w:author="Kevin Smith" w:date="2018-02-12T17:2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7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7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6.1.1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Embedded Constants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73" w:author="Kevin Smith" w:date="2018-02-12T17:2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7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7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6.1.1.1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Local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76" w:author="Kevin Smith" w:date="2018-02-12T17:2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7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7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6.1.1.2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Global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79" w:author="Kevin Smith" w:date="2018-02-12T17:2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8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8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6.1.2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Module specific Lookup Tables Constants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82" w:author="Kevin Smith" w:date="2018-02-12T17:27:00Z">
        <w:r>
          <w:rPr>
            <w:webHidden/>
          </w:rPr>
          <w:t>10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1"/>
        <w:rPr>
          <w:ins w:id="83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84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"_Toc506219824"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7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Software Module Implementation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_Toc506219824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85" w:author="Kevin Smith" w:date="2018-02-12T17:27:00Z"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2"/>
        <w:rPr>
          <w:ins w:id="86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87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"_Toc506219825"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Sub-Module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88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8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0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Initialization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91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9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CDD_XcpIfIni</w:t>
        </w:r>
        <w:r w:rsidRPr="005C5B88">
          <w:rPr>
            <w:rStyle w:val="Hyperlink"/>
            <w:rFonts w:ascii="Calibri" w:hAnsi="Calibri" w:cs="Calibri"/>
          </w:rPr>
          <w:t>t</w:t>
        </w:r>
        <w:r w:rsidRPr="005C5B88">
          <w:rPr>
            <w:rStyle w:val="Hyperlink"/>
            <w:rFonts w:ascii="Calibri" w:hAnsi="Calibri" w:cs="Calibri"/>
          </w:rPr>
          <w:t>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94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9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6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"_Toc506219828"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7.2.1.1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Design Rationale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97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98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99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"_Toc506219829"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7.2.1.2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Store Module Inputs to Local copies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_Toc506219829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00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0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0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7.2.1.3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(Processing of function)………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03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0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0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7.2.1.4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Store Local copy of outputs into Module Outputs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06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0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0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PERIODIC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09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1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1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CDD_XcpIfPer1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12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1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14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"_Toc506219834"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Design Rationale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15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16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17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"_Toc506219835"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7.3.1.2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Store Module Inputs to Local copies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18" w:author="Kevin Smith" w:date="2018-02-12T17:27:00Z">
        <w:r>
          <w:rPr>
            <w:webHidden/>
          </w:rPr>
          <w:t>11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1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0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7.3.1.3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(Processing of function)………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1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2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7.3.1.4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Store Local copy of outputs into Module Outputs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4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2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6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"_Toc506219838"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Xcp2msDaq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27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28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29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"_Toc506219839"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Design Rationale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_Toc506219839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0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3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7.3.2.2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Store Module Inputs to Local copies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3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3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7.3.2.3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(Processing of function)………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6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3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3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7.3.2.4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Store Local copy of outputs into Module Outputs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39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4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4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Non PERIODIC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42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4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44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"_Toc506219844"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7.5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Interrupt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45" w:author="Kevin Smith" w:date="2018-02-12T17:27:00Z">
        <w:r>
          <w:rPr>
            <w:webHidden/>
          </w:rPr>
          <w:t>12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46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47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"_Toc506219845"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7.6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Serial Communication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48" w:author="Kevin Smith" w:date="2018-02-12T17:27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4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0" w:author="Kevin Smith" w:date="2018-02-12T17:27:00Z">
        <w:r w:rsidRPr="005C5B88">
          <w:rPr>
            <w:rStyle w:val="Hyperlink"/>
          </w:rPr>
          <w:lastRenderedPageBreak/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7.7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Local Function/Macro Definitions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51" w:author="Kevin Smith" w:date="2018-02-12T17:27:00Z">
        <w:r>
          <w:rPr>
            <w:webHidden/>
          </w:rPr>
          <w:t>13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5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GLObAL Function/Macro Definitions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54" w:author="Kevin Smith" w:date="2018-02-12T17:2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5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6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"_Toc506219848"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ApplXcpGetTimestamp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57" w:author="Kevin Smith" w:date="2018-02-12T17:2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58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59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"_Toc506219849"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_Toc506219849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60" w:author="Kevin Smith" w:date="2018-02-12T17:2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6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ApplXcpGetPointer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63" w:author="Kevin Smith" w:date="2018-02-12T17:2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6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66" w:author="Kevin Smith" w:date="2018-02-12T17:27:00Z">
        <w:r>
          <w:rPr>
            <w:webHidden/>
          </w:rPr>
          <w:t>14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6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6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ApplXcpCalibrationWrite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69" w:author="Kevin Smith" w:date="2018-02-12T17:27:00Z">
        <w:r>
          <w:rPr>
            <w:webHidden/>
          </w:rPr>
          <w:t>15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7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7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7.8.3.1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72" w:author="Kevin Smith" w:date="2018-02-12T17:27:00Z">
        <w:r>
          <w:rPr>
            <w:webHidden/>
          </w:rPr>
          <w:t>15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7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74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"_Toc506219854"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ApplXcpWrCmn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75" w:author="Kevin Smith" w:date="2018-02-12T17:27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76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77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"_Toc506219855"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7.8.4.1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78" w:author="Kevin Smith" w:date="2018-02-12T17:27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7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80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7.8.5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ApplXcpCalibrationRead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81" w:author="Kevin Smith" w:date="2018-02-12T17:27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8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8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7.8.5.1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84" w:author="Kevin Smith" w:date="2018-02-12T17:27:00Z">
        <w:r>
          <w:rPr>
            <w:webHidden/>
          </w:rPr>
          <w:t>16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8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86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"_Toc506219858"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7.8.6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ApplXcpCheckWriteAccess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87" w:author="Kevin Smith" w:date="2018-02-12T17:2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88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89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"_Toc506219859"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7.8.6.1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_Toc506219859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90" w:author="Kevin Smith" w:date="2018-02-12T17:2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9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9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7.8.7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ApplXcpCheckReadAccess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93" w:author="Kevin Smith" w:date="2018-02-12T17:2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9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9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7.8.7.1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96" w:author="Kevin Smith" w:date="2018-02-12T17:27:00Z">
        <w:r>
          <w:rPr>
            <w:webHidden/>
          </w:rPr>
          <w:t>17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19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19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7.8.8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ApplXcpCheckDAQAccess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199" w:author="Kevin Smith" w:date="2018-02-12T17:27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0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0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7.8.8.1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02" w:author="Kevin Smith" w:date="2018-02-12T17:27:00Z">
        <w:r>
          <w:rPr>
            <w:webHidden/>
          </w:rPr>
          <w:t>18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0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04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"_Toc506219864"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7.8.9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ApplXcpSetCalPage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05" w:author="Kevin Smith" w:date="2018-02-12T17:27:00Z">
        <w:r>
          <w:rPr>
            <w:webHidden/>
          </w:rPr>
          <w:t>19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06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07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"_Toc506219865"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7.8.9.1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08" w:author="Kevin Smith" w:date="2018-02-12T17:27:00Z">
        <w:r>
          <w:rPr>
            <w:webHidden/>
          </w:rPr>
          <w:t>19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0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10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7.8.10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ApplXcpGetCalPage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11" w:author="Kevin Smith" w:date="2018-02-12T17:27:00Z">
        <w:r>
          <w:rPr>
            <w:webHidden/>
          </w:rPr>
          <w:t>20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1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1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7.8.10.1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14" w:author="Kevin Smith" w:date="2018-02-12T17:27:00Z">
        <w:r>
          <w:rPr>
            <w:webHidden/>
          </w:rPr>
          <w:t>20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1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16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"_Toc506219868"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ApplXcpCopyCalPage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17" w:author="Kevin Smith" w:date="2018-02-12T17:27:00Z">
        <w:r>
          <w:rPr>
            <w:webHidden/>
          </w:rPr>
          <w:t>21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18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19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"_Toc506219869"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7.8.11.1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_Toc506219869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20" w:author="Kevin Smith" w:date="2018-02-12T17:27:00Z">
        <w:r>
          <w:rPr>
            <w:webHidden/>
          </w:rPr>
          <w:t>21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2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22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"_Toc506219870"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7.8.12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ApplXcpUserService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_Toc506219870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23" w:author="Kevin Smith" w:date="2018-02-12T17:27:00Z">
        <w:r>
          <w:rPr>
            <w:webHidden/>
          </w:rPr>
          <w:t>22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24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25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"_Toc506219871"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7.8.12.1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_Toc506219871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26" w:author="Kevin Smith" w:date="2018-02-12T17:27:00Z">
        <w:r>
          <w:rPr>
            <w:webHidden/>
          </w:rPr>
          <w:t>22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2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28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"_Toc506219872"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7.8.13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ApplXcpOpenCmdIf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_Toc506219872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29" w:author="Kevin Smith" w:date="2018-02-12T17:27:00Z">
        <w:r>
          <w:rPr>
            <w:webHidden/>
          </w:rPr>
          <w:t>23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30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31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"_Toc506219873"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7.8.13.1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_Toc506219873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32" w:author="Kevin Smith" w:date="2018-02-12T17:27:00Z">
        <w:r>
          <w:rPr>
            <w:webHidden/>
          </w:rPr>
          <w:t>23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3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34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"_Toc506219874"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7.8.14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NONTRUSTED_NtWrapS_Rte_Call_CopyCalPageReq_Oper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_Toc506219874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35" w:author="Kevin Smith" w:date="2018-02-12T17:27:00Z">
        <w:r>
          <w:rPr>
            <w:webHidden/>
          </w:rPr>
          <w:t>24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36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37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"_Toc506219875"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7.8.14.1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_Toc506219875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38" w:author="Kevin Smith" w:date="2018-02-12T17:27:00Z">
        <w:r>
          <w:rPr>
            <w:webHidden/>
          </w:rPr>
          <w:t>24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3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40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"_Toc506219876"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7.8.15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NONTRUSTED_NtWrapS_Rte_Call_SetCalPageReq_Oper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_Toc506219876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41" w:author="Kevin Smith" w:date="2018-02-12T17:27:00Z">
        <w:r>
          <w:rPr>
            <w:webHidden/>
          </w:rPr>
          <w:t>24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42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43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"_Toc506219877"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7.8.15.1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Description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_Toc506219877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44" w:author="Kevin Smith" w:date="2018-02-12T17:27:00Z">
        <w:r>
          <w:rPr>
            <w:webHidden/>
          </w:rPr>
          <w:t>24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2"/>
        <w:rPr>
          <w:ins w:id="24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ins w:id="246" w:author="Kevin Smith" w:date="2018-02-12T17:27:00Z">
        <w:r w:rsidRPr="005C5B88">
          <w:rPr>
            <w:rStyle w:val="Hyperlink"/>
          </w:rPr>
          <w:fldChar w:fldCharType="begin"/>
        </w:r>
        <w:r w:rsidRPr="005C5B88">
          <w:rPr>
            <w:rStyle w:val="Hyperlink"/>
          </w:rPr>
          <w:instrText xml:space="preserve"> </w:instrText>
        </w:r>
        <w:r>
          <w:instrText>HYPERLINK \l "_Toc506219878"</w:instrText>
        </w:r>
        <w:r w:rsidRPr="005C5B88">
          <w:rPr>
            <w:rStyle w:val="Hyperlink"/>
          </w:rPr>
          <w:instrText xml:space="preserve"> </w:instrText>
        </w:r>
        <w:r w:rsidRPr="005C5B88">
          <w:rPr>
            <w:rStyle w:val="Hyperlink"/>
          </w:rPr>
        </w:r>
        <w:r w:rsidRPr="005C5B88">
          <w:rPr>
            <w:rStyle w:val="Hyperlink"/>
          </w:rPr>
          <w:fldChar w:fldCharType="separate"/>
        </w:r>
        <w:r w:rsidRPr="005C5B88">
          <w:rPr>
            <w:rStyle w:val="Hyperlink"/>
            <w:rFonts w:ascii="Calibri" w:hAnsi="Calibri" w:cs="Calibri"/>
          </w:rPr>
          <w:t>7.9</w:t>
        </w:r>
        <w:r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5C5B88">
          <w:rPr>
            <w:rStyle w:val="Hyperlink"/>
            <w:rFonts w:ascii="Calibri" w:hAnsi="Calibri" w:cs="Calibri"/>
          </w:rPr>
          <w:t>TRANSIENT FUNCTIONS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_Toc506219878 \h </w:instrText>
        </w:r>
        <w:r>
          <w:rPr>
            <w:webHidden/>
          </w:rPr>
        </w:r>
      </w:ins>
      <w:r>
        <w:rPr>
          <w:webHidden/>
        </w:rPr>
        <w:fldChar w:fldCharType="separate"/>
      </w:r>
      <w:ins w:id="247" w:author="Kevin Smith" w:date="2018-02-12T17:27:00Z">
        <w:r>
          <w:rPr>
            <w:webHidden/>
          </w:rPr>
          <w:t>25</w:t>
        </w:r>
        <w:r>
          <w:rPr>
            <w:webHidden/>
          </w:rPr>
          <w:fldChar w:fldCharType="end"/>
        </w:r>
        <w:r w:rsidRPr="005C5B88">
          <w:rPr>
            <w:rStyle w:val="Hyperlink"/>
          </w:rPr>
          <w:fldChar w:fldCharType="end"/>
        </w:r>
      </w:ins>
    </w:p>
    <w:p w:rsidR="00DF7CA7" w:rsidRDefault="00DF7CA7">
      <w:pPr>
        <w:pStyle w:val="TOC1"/>
        <w:rPr>
          <w:ins w:id="248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249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"_Toc506219879"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8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Unit Test Considerations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_Toc506219879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0" w:author="Kevin Smith" w:date="2018-02-12T17:27:00Z"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1"/>
        <w:rPr>
          <w:ins w:id="251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252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"_Toc506219880"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9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Known Limitations With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_Toc506219880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3" w:author="Kevin Smith" w:date="2018-02-12T17:27:00Z"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DF7CA7" w:rsidRDefault="00DF7CA7">
      <w:pPr>
        <w:pStyle w:val="TOC1"/>
        <w:rPr>
          <w:ins w:id="254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ins w:id="255" w:author="Kevin Smith" w:date="2018-02-12T17:27:00Z">
        <w:r w:rsidRPr="005C5B88">
          <w:rPr>
            <w:rStyle w:val="Hyperlink"/>
            <w:noProof/>
          </w:rPr>
          <w:fldChar w:fldCharType="begin"/>
        </w:r>
        <w:r w:rsidRPr="005C5B88">
          <w:rPr>
            <w:rStyle w:val="Hyperlink"/>
            <w:noProof/>
          </w:rPr>
          <w:instrText xml:space="preserve"> </w:instrText>
        </w:r>
        <w:r>
          <w:rPr>
            <w:noProof/>
          </w:rPr>
          <w:instrText>HYPERLINK \l "_Toc506219881"</w:instrText>
        </w:r>
        <w:r w:rsidRPr="005C5B88">
          <w:rPr>
            <w:rStyle w:val="Hyperlink"/>
            <w:noProof/>
          </w:rPr>
          <w:instrText xml:space="preserve"> </w:instrText>
        </w:r>
        <w:r w:rsidRPr="005C5B88">
          <w:rPr>
            <w:rStyle w:val="Hyperlink"/>
            <w:noProof/>
          </w:rPr>
        </w:r>
        <w:r w:rsidRPr="005C5B88">
          <w:rPr>
            <w:rStyle w:val="Hyperlink"/>
            <w:noProof/>
          </w:rPr>
          <w:fldChar w:fldCharType="separate"/>
        </w:r>
        <w:r w:rsidRPr="005C5B88">
          <w:rPr>
            <w:rStyle w:val="Hyperlink"/>
            <w:rFonts w:ascii="Calibri" w:hAnsi="Calibri" w:cs="Calibri"/>
            <w:noProof/>
          </w:rPr>
          <w:t>10</w:t>
        </w:r>
        <w:r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5C5B88">
          <w:rPr>
            <w:rStyle w:val="Hyperlink"/>
            <w:rFonts w:ascii="Calibri" w:hAnsi="Calibri" w:cs="Calibri"/>
            <w:noProof/>
          </w:rPr>
          <w:t>Appendix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_Toc506219881 \h </w:instrText>
        </w:r>
        <w:r>
          <w:rPr>
            <w:noProof/>
            <w:webHidden/>
          </w:rPr>
        </w:r>
      </w:ins>
      <w:r>
        <w:rPr>
          <w:noProof/>
          <w:webHidden/>
        </w:rPr>
        <w:fldChar w:fldCharType="separate"/>
      </w:r>
      <w:ins w:id="256" w:author="Kevin Smith" w:date="2018-02-12T17:27:00Z"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  <w:r w:rsidRPr="005C5B88">
          <w:rPr>
            <w:rStyle w:val="Hyperlink"/>
            <w:noProof/>
          </w:rPr>
          <w:fldChar w:fldCharType="end"/>
        </w:r>
      </w:ins>
    </w:p>
    <w:p w:rsidR="00E87C6F" w:rsidDel="00DF7CA7" w:rsidRDefault="00E87C6F">
      <w:pPr>
        <w:pStyle w:val="TOC1"/>
        <w:rPr>
          <w:del w:id="257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58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Abbrevations And Acronyms</w:delText>
        </w:r>
        <w:r w:rsidDel="00DF7CA7">
          <w:rPr>
            <w:noProof/>
            <w:webHidden/>
          </w:rPr>
          <w:tab/>
          <w:delText>5</w:delText>
        </w:r>
      </w:del>
    </w:p>
    <w:p w:rsidR="00E87C6F" w:rsidDel="00DF7CA7" w:rsidRDefault="00E87C6F">
      <w:pPr>
        <w:pStyle w:val="TOC1"/>
        <w:rPr>
          <w:del w:id="259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60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References</w:delText>
        </w:r>
        <w:r w:rsidDel="00DF7CA7">
          <w:rPr>
            <w:noProof/>
            <w:webHidden/>
          </w:rPr>
          <w:tab/>
          <w:delText>6</w:delText>
        </w:r>
      </w:del>
    </w:p>
    <w:p w:rsidR="00E87C6F" w:rsidDel="00DF7CA7" w:rsidRDefault="00E87C6F">
      <w:pPr>
        <w:pStyle w:val="TOC1"/>
        <w:rPr>
          <w:del w:id="261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62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3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XCP Interface &amp; High-Level Description</w:delText>
        </w:r>
        <w:r w:rsidDel="00DF7CA7">
          <w:rPr>
            <w:noProof/>
            <w:webHidden/>
          </w:rPr>
          <w:tab/>
          <w:delText>7</w:delText>
        </w:r>
      </w:del>
    </w:p>
    <w:p w:rsidR="00E87C6F" w:rsidDel="00DF7CA7" w:rsidRDefault="00E87C6F">
      <w:pPr>
        <w:pStyle w:val="TOC1"/>
        <w:rPr>
          <w:del w:id="263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64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4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Design details of software module</w:delText>
        </w:r>
        <w:r w:rsidDel="00DF7CA7">
          <w:rPr>
            <w:noProof/>
            <w:webHidden/>
          </w:rPr>
          <w:tab/>
          <w:delText>8</w:delText>
        </w:r>
      </w:del>
    </w:p>
    <w:p w:rsidR="00E87C6F" w:rsidDel="00DF7CA7" w:rsidRDefault="00E87C6F">
      <w:pPr>
        <w:pStyle w:val="TOC2"/>
        <w:rPr>
          <w:del w:id="26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66" w:author="Kevin Smith" w:date="2018-02-12T17:27:00Z">
        <w:r w:rsidRPr="00DF7CA7" w:rsidDel="00DF7CA7">
          <w:rPr>
            <w:rStyle w:val="Hyperlink"/>
            <w:rFonts w:ascii="Calibri" w:hAnsi="Calibri" w:cs="Calibri"/>
            <w:rPrChange w:id="26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4.1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6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Graphical representation of XCP Interface</w:delText>
        </w:r>
        <w:r w:rsidDel="00DF7CA7">
          <w:rPr>
            <w:webHidden/>
          </w:rPr>
          <w:tab/>
          <w:delText>8</w:delText>
        </w:r>
      </w:del>
    </w:p>
    <w:p w:rsidR="00E87C6F" w:rsidDel="00DF7CA7" w:rsidRDefault="00E87C6F">
      <w:pPr>
        <w:pStyle w:val="TOC2"/>
        <w:rPr>
          <w:del w:id="26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70" w:author="Kevin Smith" w:date="2018-02-12T17:27:00Z">
        <w:r w:rsidRPr="00DF7CA7" w:rsidDel="00DF7CA7">
          <w:rPr>
            <w:rStyle w:val="Hyperlink"/>
            <w:rFonts w:ascii="Calibri" w:hAnsi="Calibri" w:cs="Calibri"/>
            <w:rPrChange w:id="27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4.2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7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Data Flow Diagram</w:delText>
        </w:r>
        <w:r w:rsidDel="00DF7CA7">
          <w:rPr>
            <w:webHidden/>
          </w:rPr>
          <w:tab/>
          <w:delText>8</w:delText>
        </w:r>
      </w:del>
    </w:p>
    <w:p w:rsidR="00E87C6F" w:rsidDel="00DF7CA7" w:rsidRDefault="00E87C6F">
      <w:pPr>
        <w:pStyle w:val="TOC2"/>
        <w:rPr>
          <w:del w:id="27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74" w:author="Kevin Smith" w:date="2018-02-12T17:27:00Z">
        <w:r w:rsidRPr="00DF7CA7" w:rsidDel="00DF7CA7">
          <w:rPr>
            <w:rStyle w:val="Hyperlink"/>
            <w:rFonts w:ascii="Calibri" w:hAnsi="Calibri" w:cs="Calibri"/>
            <w:rPrChange w:id="27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4.2.1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7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Module level DFD</w:delText>
        </w:r>
        <w:r w:rsidDel="00DF7CA7">
          <w:rPr>
            <w:webHidden/>
          </w:rPr>
          <w:tab/>
          <w:delText>8</w:delText>
        </w:r>
      </w:del>
    </w:p>
    <w:p w:rsidR="00E87C6F" w:rsidDel="00DF7CA7" w:rsidRDefault="00E87C6F">
      <w:pPr>
        <w:pStyle w:val="TOC2"/>
        <w:rPr>
          <w:del w:id="27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78" w:author="Kevin Smith" w:date="2018-02-12T17:27:00Z">
        <w:r w:rsidRPr="00DF7CA7" w:rsidDel="00DF7CA7">
          <w:rPr>
            <w:rStyle w:val="Hyperlink"/>
            <w:rFonts w:ascii="Calibri" w:hAnsi="Calibri" w:cs="Calibri"/>
            <w:rPrChange w:id="27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4.2.2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8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Sub-Module level DFD</w:delText>
        </w:r>
        <w:r w:rsidDel="00DF7CA7">
          <w:rPr>
            <w:webHidden/>
          </w:rPr>
          <w:tab/>
          <w:delText>8</w:delText>
        </w:r>
      </w:del>
    </w:p>
    <w:p w:rsidR="00E87C6F" w:rsidDel="00DF7CA7" w:rsidRDefault="00E87C6F">
      <w:pPr>
        <w:pStyle w:val="TOC2"/>
        <w:rPr>
          <w:del w:id="28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82" w:author="Kevin Smith" w:date="2018-02-12T17:27:00Z">
        <w:r w:rsidRPr="00DF7CA7" w:rsidDel="00DF7CA7">
          <w:rPr>
            <w:rStyle w:val="Hyperlink"/>
            <w:rFonts w:ascii="Calibri" w:hAnsi="Calibri" w:cs="Calibri"/>
            <w:rPrChange w:id="28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4.3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8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COMPONENT FLOW DIAGRAM</w:delText>
        </w:r>
        <w:r w:rsidDel="00DF7CA7">
          <w:rPr>
            <w:webHidden/>
          </w:rPr>
          <w:tab/>
          <w:delText>8</w:delText>
        </w:r>
      </w:del>
    </w:p>
    <w:p w:rsidR="00E87C6F" w:rsidDel="00DF7CA7" w:rsidRDefault="00E87C6F">
      <w:pPr>
        <w:pStyle w:val="TOC1"/>
        <w:rPr>
          <w:del w:id="285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86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5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Variable Data Dictionary</w:delText>
        </w:r>
        <w:r w:rsidDel="00DF7CA7">
          <w:rPr>
            <w:noProof/>
            <w:webHidden/>
          </w:rPr>
          <w:tab/>
          <w:delText>9</w:delText>
        </w:r>
      </w:del>
    </w:p>
    <w:p w:rsidR="00E87C6F" w:rsidDel="00DF7CA7" w:rsidRDefault="00E87C6F">
      <w:pPr>
        <w:pStyle w:val="TOC2"/>
        <w:rPr>
          <w:del w:id="28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88" w:author="Kevin Smith" w:date="2018-02-12T17:27:00Z">
        <w:r w:rsidRPr="00DF7CA7" w:rsidDel="00DF7CA7">
          <w:rPr>
            <w:rStyle w:val="Hyperlink"/>
            <w:rFonts w:ascii="Calibri" w:hAnsi="Calibri" w:cs="Calibri"/>
            <w:rPrChange w:id="28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5.1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9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User defined typedef definition/declaration</w:delText>
        </w:r>
        <w:r w:rsidDel="00DF7CA7">
          <w:rPr>
            <w:webHidden/>
          </w:rPr>
          <w:tab/>
          <w:delText>9</w:delText>
        </w:r>
      </w:del>
    </w:p>
    <w:p w:rsidR="00E87C6F" w:rsidDel="00DF7CA7" w:rsidRDefault="00E87C6F">
      <w:pPr>
        <w:pStyle w:val="TOC2"/>
        <w:rPr>
          <w:del w:id="29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92" w:author="Kevin Smith" w:date="2018-02-12T17:27:00Z">
        <w:r w:rsidRPr="00DF7CA7" w:rsidDel="00DF7CA7">
          <w:rPr>
            <w:rStyle w:val="Hyperlink"/>
            <w:rFonts w:ascii="Calibri" w:hAnsi="Calibri" w:cs="Calibri"/>
            <w:rPrChange w:id="29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5.2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29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Variable definition for enumerated types</w:delText>
        </w:r>
        <w:r w:rsidDel="00DF7CA7">
          <w:rPr>
            <w:webHidden/>
          </w:rPr>
          <w:tab/>
          <w:delText>9</w:delText>
        </w:r>
      </w:del>
    </w:p>
    <w:p w:rsidR="00E87C6F" w:rsidDel="00DF7CA7" w:rsidRDefault="00E87C6F">
      <w:pPr>
        <w:pStyle w:val="TOC1"/>
        <w:rPr>
          <w:del w:id="295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296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6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Constant Data Dictionary</w:delText>
        </w:r>
        <w:r w:rsidDel="00DF7CA7">
          <w:rPr>
            <w:noProof/>
            <w:webHidden/>
          </w:rPr>
          <w:tab/>
          <w:delText>10</w:delText>
        </w:r>
      </w:del>
    </w:p>
    <w:p w:rsidR="00E87C6F" w:rsidDel="00DF7CA7" w:rsidRDefault="00E87C6F">
      <w:pPr>
        <w:pStyle w:val="TOC2"/>
        <w:rPr>
          <w:del w:id="29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298" w:author="Kevin Smith" w:date="2018-02-12T17:27:00Z">
        <w:r w:rsidRPr="00DF7CA7" w:rsidDel="00DF7CA7">
          <w:rPr>
            <w:rStyle w:val="Hyperlink"/>
            <w:rFonts w:ascii="Calibri" w:hAnsi="Calibri" w:cs="Calibri"/>
            <w:rPrChange w:id="29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6.1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0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Program(fixed) Constants</w:delText>
        </w:r>
        <w:r w:rsidDel="00DF7CA7">
          <w:rPr>
            <w:webHidden/>
          </w:rPr>
          <w:tab/>
          <w:delText>10</w:delText>
        </w:r>
      </w:del>
    </w:p>
    <w:p w:rsidR="00E87C6F" w:rsidDel="00DF7CA7" w:rsidRDefault="00E87C6F">
      <w:pPr>
        <w:pStyle w:val="TOC2"/>
        <w:rPr>
          <w:del w:id="30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02" w:author="Kevin Smith" w:date="2018-02-12T17:27:00Z">
        <w:r w:rsidRPr="00DF7CA7" w:rsidDel="00DF7CA7">
          <w:rPr>
            <w:rStyle w:val="Hyperlink"/>
            <w:rFonts w:ascii="Calibri" w:hAnsi="Calibri" w:cs="Calibri"/>
            <w:rPrChange w:id="30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6.1.1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0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Embedded Constants</w:delText>
        </w:r>
        <w:r w:rsidDel="00DF7CA7">
          <w:rPr>
            <w:webHidden/>
          </w:rPr>
          <w:tab/>
          <w:delText>10</w:delText>
        </w:r>
      </w:del>
    </w:p>
    <w:p w:rsidR="00E87C6F" w:rsidDel="00DF7CA7" w:rsidRDefault="00E87C6F">
      <w:pPr>
        <w:pStyle w:val="TOC2"/>
        <w:rPr>
          <w:del w:id="30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06" w:author="Kevin Smith" w:date="2018-02-12T17:27:00Z">
        <w:r w:rsidRPr="00DF7CA7" w:rsidDel="00DF7CA7">
          <w:rPr>
            <w:rStyle w:val="Hyperlink"/>
            <w:rFonts w:ascii="Calibri" w:hAnsi="Calibri" w:cs="Calibri"/>
            <w:rPrChange w:id="30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6.1.1.1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0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Local</w:delText>
        </w:r>
        <w:r w:rsidDel="00DF7CA7">
          <w:rPr>
            <w:webHidden/>
          </w:rPr>
          <w:tab/>
          <w:delText>10</w:delText>
        </w:r>
      </w:del>
    </w:p>
    <w:p w:rsidR="00E87C6F" w:rsidDel="00DF7CA7" w:rsidRDefault="00E87C6F">
      <w:pPr>
        <w:pStyle w:val="TOC2"/>
        <w:rPr>
          <w:del w:id="30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10" w:author="Kevin Smith" w:date="2018-02-12T17:27:00Z">
        <w:r w:rsidRPr="00DF7CA7" w:rsidDel="00DF7CA7">
          <w:rPr>
            <w:rStyle w:val="Hyperlink"/>
            <w:rFonts w:ascii="Calibri" w:hAnsi="Calibri" w:cs="Calibri"/>
            <w:rPrChange w:id="31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6.1.1.2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1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Global</w:delText>
        </w:r>
        <w:r w:rsidDel="00DF7CA7">
          <w:rPr>
            <w:webHidden/>
          </w:rPr>
          <w:tab/>
          <w:delText>10</w:delText>
        </w:r>
      </w:del>
    </w:p>
    <w:p w:rsidR="00E87C6F" w:rsidDel="00DF7CA7" w:rsidRDefault="00E87C6F">
      <w:pPr>
        <w:pStyle w:val="TOC2"/>
        <w:rPr>
          <w:del w:id="31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14" w:author="Kevin Smith" w:date="2018-02-12T17:27:00Z">
        <w:r w:rsidRPr="00DF7CA7" w:rsidDel="00DF7CA7">
          <w:rPr>
            <w:rStyle w:val="Hyperlink"/>
            <w:rFonts w:ascii="Calibri" w:hAnsi="Calibri" w:cs="Calibri"/>
            <w:rPrChange w:id="31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6.1.2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1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Module specific Lookup Tables Constants</w:delText>
        </w:r>
        <w:r w:rsidDel="00DF7CA7">
          <w:rPr>
            <w:webHidden/>
          </w:rPr>
          <w:tab/>
          <w:delText>10</w:delText>
        </w:r>
      </w:del>
    </w:p>
    <w:p w:rsidR="00E87C6F" w:rsidDel="00DF7CA7" w:rsidRDefault="00E87C6F">
      <w:pPr>
        <w:pStyle w:val="TOC1"/>
        <w:rPr>
          <w:del w:id="317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318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7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Software Module Implementation</w:delText>
        </w:r>
        <w:r w:rsidDel="00DF7CA7">
          <w:rPr>
            <w:noProof/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1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20" w:author="Kevin Smith" w:date="2018-02-12T17:27:00Z">
        <w:r w:rsidRPr="00DF7CA7" w:rsidDel="00DF7CA7">
          <w:rPr>
            <w:rStyle w:val="Hyperlink"/>
            <w:rFonts w:ascii="Calibri" w:hAnsi="Calibri" w:cs="Calibri"/>
            <w:rPrChange w:id="32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2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Sub-Module Functions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2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24" w:author="Kevin Smith" w:date="2018-02-12T17:27:00Z">
        <w:r w:rsidRPr="00DF7CA7" w:rsidDel="00DF7CA7">
          <w:rPr>
            <w:rStyle w:val="Hyperlink"/>
            <w:rFonts w:ascii="Calibri" w:hAnsi="Calibri" w:cs="Calibri"/>
            <w:rPrChange w:id="32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2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Initialization Functions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2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28" w:author="Kevin Smith" w:date="2018-02-12T17:27:00Z">
        <w:r w:rsidRPr="00DF7CA7" w:rsidDel="00DF7CA7">
          <w:rPr>
            <w:rStyle w:val="Hyperlink"/>
            <w:rFonts w:ascii="Calibri" w:hAnsi="Calibri" w:cs="Calibri"/>
            <w:rPrChange w:id="32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7.3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3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PERIODIC FUNCTIONS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3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32" w:author="Kevin Smith" w:date="2018-02-12T17:27:00Z">
        <w:r w:rsidRPr="00DF7CA7" w:rsidDel="00DF7CA7">
          <w:rPr>
            <w:rStyle w:val="Hyperlink"/>
            <w:rFonts w:ascii="Calibri" w:hAnsi="Calibri" w:cs="Calibri"/>
            <w:rPrChange w:id="33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7.3.1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3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Xcp2msDaq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3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36" w:author="Kevin Smith" w:date="2018-02-12T17:27:00Z">
        <w:r w:rsidRPr="00DF7CA7" w:rsidDel="00DF7CA7">
          <w:rPr>
            <w:rStyle w:val="Hyperlink"/>
            <w:rFonts w:ascii="Calibri" w:hAnsi="Calibri" w:cs="Calibri"/>
            <w:rPrChange w:id="33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7.3.1.1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3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Design Rationale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3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40" w:author="Kevin Smith" w:date="2018-02-12T17:27:00Z">
        <w:r w:rsidRPr="00DF7CA7" w:rsidDel="00DF7CA7">
          <w:rPr>
            <w:rStyle w:val="Hyperlink"/>
            <w:rFonts w:ascii="Calibri" w:hAnsi="Calibri" w:cs="Calibri"/>
            <w:rPrChange w:id="34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7.3.1.2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4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Store Module Inputs to Local copies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4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44" w:author="Kevin Smith" w:date="2018-02-12T17:27:00Z">
        <w:r w:rsidRPr="00DF7CA7" w:rsidDel="00DF7CA7">
          <w:rPr>
            <w:rStyle w:val="Hyperlink"/>
            <w:rFonts w:ascii="Calibri" w:hAnsi="Calibri" w:cs="Calibri"/>
            <w:rPrChange w:id="34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7.3.1.3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4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(Processing of function)………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4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48" w:author="Kevin Smith" w:date="2018-02-12T17:27:00Z">
        <w:r w:rsidRPr="00DF7CA7" w:rsidDel="00DF7CA7">
          <w:rPr>
            <w:rStyle w:val="Hyperlink"/>
            <w:rFonts w:ascii="Calibri" w:hAnsi="Calibri" w:cs="Calibri"/>
            <w:rPrChange w:id="34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7.3.1.4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5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Store Local copy of outputs into Module Outputs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5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52" w:author="Kevin Smith" w:date="2018-02-12T17:27:00Z">
        <w:r w:rsidRPr="00DF7CA7" w:rsidDel="00DF7CA7">
          <w:rPr>
            <w:rStyle w:val="Hyperlink"/>
            <w:rFonts w:ascii="Calibri" w:hAnsi="Calibri" w:cs="Calibri"/>
            <w:rPrChange w:id="35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7.4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5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Non PERIODIC FUNCTIONS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5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56" w:author="Kevin Smith" w:date="2018-02-12T17:27:00Z">
        <w:r w:rsidRPr="00DF7CA7" w:rsidDel="00DF7CA7">
          <w:rPr>
            <w:rStyle w:val="Hyperlink"/>
            <w:rFonts w:ascii="Calibri" w:hAnsi="Calibri" w:cs="Calibri"/>
            <w:rPrChange w:id="35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7.5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5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Interrupt Functions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5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60" w:author="Kevin Smith" w:date="2018-02-12T17:27:00Z">
        <w:r w:rsidRPr="00DF7CA7" w:rsidDel="00DF7CA7">
          <w:rPr>
            <w:rStyle w:val="Hyperlink"/>
            <w:rFonts w:ascii="Calibri" w:hAnsi="Calibri" w:cs="Calibri"/>
            <w:rPrChange w:id="36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7.6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6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Serial Communication Functions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6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64" w:author="Kevin Smith" w:date="2018-02-12T17:27:00Z">
        <w:r w:rsidRPr="00DF7CA7" w:rsidDel="00DF7CA7">
          <w:rPr>
            <w:rStyle w:val="Hyperlink"/>
            <w:rFonts w:ascii="Calibri" w:hAnsi="Calibri" w:cs="Calibri"/>
            <w:rPrChange w:id="36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7.7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6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Local Function/Macro Definitions</w:delText>
        </w:r>
        <w:r w:rsidDel="00DF7CA7">
          <w:rPr>
            <w:webHidden/>
          </w:rPr>
          <w:tab/>
          <w:delText>11</w:delText>
        </w:r>
      </w:del>
    </w:p>
    <w:p w:rsidR="00E87C6F" w:rsidDel="00DF7CA7" w:rsidRDefault="00E87C6F">
      <w:pPr>
        <w:pStyle w:val="TOC2"/>
        <w:rPr>
          <w:del w:id="36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68" w:author="Kevin Smith" w:date="2018-02-12T17:27:00Z">
        <w:r w:rsidRPr="00DF7CA7" w:rsidDel="00DF7CA7">
          <w:rPr>
            <w:rStyle w:val="Hyperlink"/>
            <w:rFonts w:ascii="Calibri" w:hAnsi="Calibri" w:cs="Calibri"/>
            <w:rPrChange w:id="36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7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GLObAL Function/Macro Definitions</w:delText>
        </w:r>
        <w:r w:rsidDel="00DF7CA7">
          <w:rPr>
            <w:webHidden/>
          </w:rPr>
          <w:tab/>
          <w:delText>12</w:delText>
        </w:r>
      </w:del>
    </w:p>
    <w:p w:rsidR="00E87C6F" w:rsidDel="00DF7CA7" w:rsidRDefault="00E87C6F">
      <w:pPr>
        <w:pStyle w:val="TOC2"/>
        <w:rPr>
          <w:del w:id="37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72" w:author="Kevin Smith" w:date="2018-02-12T17:27:00Z">
        <w:r w:rsidRPr="00DF7CA7" w:rsidDel="00DF7CA7">
          <w:rPr>
            <w:rStyle w:val="Hyperlink"/>
            <w:rFonts w:ascii="Calibri" w:hAnsi="Calibri" w:cs="Calibri"/>
            <w:rPrChange w:id="37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7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ApplXcpGetTimestamp</w:delText>
        </w:r>
        <w:r w:rsidDel="00DF7CA7">
          <w:rPr>
            <w:webHidden/>
          </w:rPr>
          <w:tab/>
          <w:delText>12</w:delText>
        </w:r>
      </w:del>
    </w:p>
    <w:p w:rsidR="00E87C6F" w:rsidDel="00DF7CA7" w:rsidRDefault="00E87C6F">
      <w:pPr>
        <w:pStyle w:val="TOC2"/>
        <w:rPr>
          <w:del w:id="37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76" w:author="Kevin Smith" w:date="2018-02-12T17:27:00Z">
        <w:r w:rsidRPr="00DF7CA7" w:rsidDel="00DF7CA7">
          <w:rPr>
            <w:rStyle w:val="Hyperlink"/>
            <w:rFonts w:ascii="Calibri" w:hAnsi="Calibri" w:cs="Calibri"/>
            <w:rPrChange w:id="37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7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12</w:delText>
        </w:r>
      </w:del>
    </w:p>
    <w:p w:rsidR="00E87C6F" w:rsidDel="00DF7CA7" w:rsidRDefault="00E87C6F">
      <w:pPr>
        <w:pStyle w:val="TOC2"/>
        <w:rPr>
          <w:del w:id="37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80" w:author="Kevin Smith" w:date="2018-02-12T17:27:00Z">
        <w:r w:rsidRPr="00DF7CA7" w:rsidDel="00DF7CA7">
          <w:rPr>
            <w:rStyle w:val="Hyperlink"/>
            <w:rFonts w:ascii="Calibri" w:hAnsi="Calibri" w:cs="Calibri"/>
            <w:rPrChange w:id="38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8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ApplXcpGetPointer</w:delText>
        </w:r>
        <w:r w:rsidDel="00DF7CA7">
          <w:rPr>
            <w:webHidden/>
          </w:rPr>
          <w:tab/>
          <w:delText>12</w:delText>
        </w:r>
      </w:del>
    </w:p>
    <w:p w:rsidR="00E87C6F" w:rsidDel="00DF7CA7" w:rsidRDefault="00E87C6F">
      <w:pPr>
        <w:pStyle w:val="TOC2"/>
        <w:rPr>
          <w:del w:id="38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84" w:author="Kevin Smith" w:date="2018-02-12T17:27:00Z">
        <w:r w:rsidRPr="00DF7CA7" w:rsidDel="00DF7CA7">
          <w:rPr>
            <w:rStyle w:val="Hyperlink"/>
            <w:rFonts w:ascii="Calibri" w:hAnsi="Calibri" w:cs="Calibri"/>
            <w:rPrChange w:id="38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7.8.2.1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8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12</w:delText>
        </w:r>
      </w:del>
    </w:p>
    <w:p w:rsidR="00E87C6F" w:rsidDel="00DF7CA7" w:rsidRDefault="00E87C6F">
      <w:pPr>
        <w:pStyle w:val="TOC2"/>
        <w:rPr>
          <w:del w:id="38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88" w:author="Kevin Smith" w:date="2018-02-12T17:27:00Z">
        <w:r w:rsidRPr="00DF7CA7" w:rsidDel="00DF7CA7">
          <w:rPr>
            <w:rStyle w:val="Hyperlink"/>
            <w:rFonts w:ascii="Calibri" w:hAnsi="Calibri" w:cs="Calibri"/>
            <w:rPrChange w:id="38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7.8.3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9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ApplXcpCalibrationWrite</w:delText>
        </w:r>
        <w:r w:rsidDel="00DF7CA7">
          <w:rPr>
            <w:webHidden/>
          </w:rPr>
          <w:tab/>
          <w:delText>13</w:delText>
        </w:r>
      </w:del>
    </w:p>
    <w:p w:rsidR="00E87C6F" w:rsidDel="00DF7CA7" w:rsidRDefault="00E87C6F">
      <w:pPr>
        <w:pStyle w:val="TOC2"/>
        <w:rPr>
          <w:del w:id="39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92" w:author="Kevin Smith" w:date="2018-02-12T17:27:00Z">
        <w:r w:rsidRPr="00DF7CA7" w:rsidDel="00DF7CA7">
          <w:rPr>
            <w:rStyle w:val="Hyperlink"/>
            <w:rFonts w:ascii="Calibri" w:hAnsi="Calibri" w:cs="Calibri"/>
            <w:rPrChange w:id="39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7.8.3.1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9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13</w:delText>
        </w:r>
      </w:del>
    </w:p>
    <w:p w:rsidR="00E87C6F" w:rsidDel="00DF7CA7" w:rsidRDefault="00E87C6F">
      <w:pPr>
        <w:pStyle w:val="TOC2"/>
        <w:rPr>
          <w:del w:id="39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396" w:author="Kevin Smith" w:date="2018-02-12T17:27:00Z">
        <w:r w:rsidRPr="00DF7CA7" w:rsidDel="00DF7CA7">
          <w:rPr>
            <w:rStyle w:val="Hyperlink"/>
            <w:rFonts w:ascii="Calibri" w:hAnsi="Calibri" w:cs="Calibri"/>
            <w:rPrChange w:id="39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7.8.4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39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ApplXcpWrCmn</w:delText>
        </w:r>
        <w:r w:rsidDel="00DF7CA7">
          <w:rPr>
            <w:webHidden/>
          </w:rPr>
          <w:tab/>
          <w:delText>14</w:delText>
        </w:r>
      </w:del>
    </w:p>
    <w:p w:rsidR="00E87C6F" w:rsidDel="00DF7CA7" w:rsidRDefault="00E87C6F">
      <w:pPr>
        <w:pStyle w:val="TOC2"/>
        <w:rPr>
          <w:del w:id="39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00" w:author="Kevin Smith" w:date="2018-02-12T17:27:00Z">
        <w:r w:rsidRPr="00DF7CA7" w:rsidDel="00DF7CA7">
          <w:rPr>
            <w:rStyle w:val="Hyperlink"/>
            <w:rFonts w:ascii="Calibri" w:hAnsi="Calibri" w:cs="Calibri"/>
            <w:rPrChange w:id="40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7.8.4.1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0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14</w:delText>
        </w:r>
      </w:del>
    </w:p>
    <w:p w:rsidR="00E87C6F" w:rsidDel="00DF7CA7" w:rsidRDefault="00E87C6F">
      <w:pPr>
        <w:pStyle w:val="TOC2"/>
        <w:rPr>
          <w:del w:id="40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04" w:author="Kevin Smith" w:date="2018-02-12T17:27:00Z">
        <w:r w:rsidRPr="00DF7CA7" w:rsidDel="00DF7CA7">
          <w:rPr>
            <w:rStyle w:val="Hyperlink"/>
            <w:rFonts w:ascii="Calibri" w:hAnsi="Calibri" w:cs="Calibri"/>
            <w:rPrChange w:id="40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7.8.5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0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ApplXcpCalibrationRead</w:delText>
        </w:r>
        <w:r w:rsidDel="00DF7CA7">
          <w:rPr>
            <w:webHidden/>
          </w:rPr>
          <w:tab/>
          <w:delText>14</w:delText>
        </w:r>
      </w:del>
    </w:p>
    <w:p w:rsidR="00E87C6F" w:rsidDel="00DF7CA7" w:rsidRDefault="00E87C6F">
      <w:pPr>
        <w:pStyle w:val="TOC2"/>
        <w:rPr>
          <w:del w:id="40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08" w:author="Kevin Smith" w:date="2018-02-12T17:27:00Z">
        <w:r w:rsidRPr="00DF7CA7" w:rsidDel="00DF7CA7">
          <w:rPr>
            <w:rStyle w:val="Hyperlink"/>
            <w:rFonts w:ascii="Calibri" w:hAnsi="Calibri" w:cs="Calibri"/>
            <w:rPrChange w:id="40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7.8.5.1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1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14</w:delText>
        </w:r>
      </w:del>
    </w:p>
    <w:p w:rsidR="00E87C6F" w:rsidDel="00DF7CA7" w:rsidRDefault="00E87C6F">
      <w:pPr>
        <w:pStyle w:val="TOC2"/>
        <w:rPr>
          <w:del w:id="41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12" w:author="Kevin Smith" w:date="2018-02-12T17:27:00Z">
        <w:r w:rsidRPr="00DF7CA7" w:rsidDel="00DF7CA7">
          <w:rPr>
            <w:rStyle w:val="Hyperlink"/>
            <w:rFonts w:ascii="Calibri" w:hAnsi="Calibri" w:cs="Calibri"/>
            <w:rPrChange w:id="41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7.8.6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1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ApplXcpCheckWriteAccess</w:delText>
        </w:r>
        <w:r w:rsidDel="00DF7CA7">
          <w:rPr>
            <w:webHidden/>
          </w:rPr>
          <w:tab/>
          <w:delText>15</w:delText>
        </w:r>
      </w:del>
    </w:p>
    <w:p w:rsidR="00E87C6F" w:rsidDel="00DF7CA7" w:rsidRDefault="00E87C6F">
      <w:pPr>
        <w:pStyle w:val="TOC2"/>
        <w:rPr>
          <w:del w:id="41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16" w:author="Kevin Smith" w:date="2018-02-12T17:27:00Z">
        <w:r w:rsidRPr="00DF7CA7" w:rsidDel="00DF7CA7">
          <w:rPr>
            <w:rStyle w:val="Hyperlink"/>
            <w:rFonts w:ascii="Calibri" w:hAnsi="Calibri" w:cs="Calibri"/>
            <w:rPrChange w:id="41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7.8.6.1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1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15</w:delText>
        </w:r>
      </w:del>
    </w:p>
    <w:p w:rsidR="00E87C6F" w:rsidDel="00DF7CA7" w:rsidRDefault="00E87C6F">
      <w:pPr>
        <w:pStyle w:val="TOC2"/>
        <w:rPr>
          <w:del w:id="41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20" w:author="Kevin Smith" w:date="2018-02-12T17:27:00Z">
        <w:r w:rsidRPr="00DF7CA7" w:rsidDel="00DF7CA7">
          <w:rPr>
            <w:rStyle w:val="Hyperlink"/>
            <w:rFonts w:ascii="Calibri" w:hAnsi="Calibri" w:cs="Calibri"/>
            <w:rPrChange w:id="42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7.8.7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2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ApplXcpCheckReadAccess</w:delText>
        </w:r>
        <w:r w:rsidDel="00DF7CA7">
          <w:rPr>
            <w:webHidden/>
          </w:rPr>
          <w:tab/>
          <w:delText>15</w:delText>
        </w:r>
      </w:del>
    </w:p>
    <w:p w:rsidR="00E87C6F" w:rsidDel="00DF7CA7" w:rsidRDefault="00E87C6F">
      <w:pPr>
        <w:pStyle w:val="TOC2"/>
        <w:rPr>
          <w:del w:id="42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24" w:author="Kevin Smith" w:date="2018-02-12T17:27:00Z">
        <w:r w:rsidRPr="00DF7CA7" w:rsidDel="00DF7CA7">
          <w:rPr>
            <w:rStyle w:val="Hyperlink"/>
            <w:rFonts w:ascii="Calibri" w:hAnsi="Calibri" w:cs="Calibri"/>
            <w:rPrChange w:id="42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7.8.7.1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2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15</w:delText>
        </w:r>
      </w:del>
    </w:p>
    <w:p w:rsidR="00E87C6F" w:rsidDel="00DF7CA7" w:rsidRDefault="00E87C6F">
      <w:pPr>
        <w:pStyle w:val="TOC2"/>
        <w:rPr>
          <w:del w:id="42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28" w:author="Kevin Smith" w:date="2018-02-12T17:27:00Z">
        <w:r w:rsidRPr="00DF7CA7" w:rsidDel="00DF7CA7">
          <w:rPr>
            <w:rStyle w:val="Hyperlink"/>
            <w:rFonts w:ascii="Calibri" w:hAnsi="Calibri" w:cs="Calibri"/>
            <w:rPrChange w:id="42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7.8.8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3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ApplXcpCheckDAQAccess</w:delText>
        </w:r>
        <w:r w:rsidDel="00DF7CA7">
          <w:rPr>
            <w:webHidden/>
          </w:rPr>
          <w:tab/>
          <w:delText>16</w:delText>
        </w:r>
      </w:del>
    </w:p>
    <w:p w:rsidR="00E87C6F" w:rsidDel="00DF7CA7" w:rsidRDefault="00E87C6F">
      <w:pPr>
        <w:pStyle w:val="TOC2"/>
        <w:rPr>
          <w:del w:id="43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32" w:author="Kevin Smith" w:date="2018-02-12T17:27:00Z">
        <w:r w:rsidRPr="00DF7CA7" w:rsidDel="00DF7CA7">
          <w:rPr>
            <w:rStyle w:val="Hyperlink"/>
            <w:rFonts w:ascii="Calibri" w:hAnsi="Calibri" w:cs="Calibri"/>
            <w:rPrChange w:id="43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7.8.8.1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3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16</w:delText>
        </w:r>
      </w:del>
    </w:p>
    <w:p w:rsidR="00E87C6F" w:rsidDel="00DF7CA7" w:rsidRDefault="00E87C6F">
      <w:pPr>
        <w:pStyle w:val="TOC2"/>
        <w:rPr>
          <w:del w:id="43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36" w:author="Kevin Smith" w:date="2018-02-12T17:27:00Z">
        <w:r w:rsidRPr="00DF7CA7" w:rsidDel="00DF7CA7">
          <w:rPr>
            <w:rStyle w:val="Hyperlink"/>
            <w:rFonts w:ascii="Calibri" w:hAnsi="Calibri" w:cs="Calibri"/>
            <w:rPrChange w:id="43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7.8.9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3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ApplXcpSetCalPage</w:delText>
        </w:r>
        <w:r w:rsidDel="00DF7CA7">
          <w:rPr>
            <w:webHidden/>
          </w:rPr>
          <w:tab/>
          <w:delText>17</w:delText>
        </w:r>
      </w:del>
    </w:p>
    <w:p w:rsidR="00E87C6F" w:rsidDel="00DF7CA7" w:rsidRDefault="00E87C6F">
      <w:pPr>
        <w:pStyle w:val="TOC2"/>
        <w:rPr>
          <w:del w:id="43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40" w:author="Kevin Smith" w:date="2018-02-12T17:27:00Z">
        <w:r w:rsidRPr="00DF7CA7" w:rsidDel="00DF7CA7">
          <w:rPr>
            <w:rStyle w:val="Hyperlink"/>
            <w:rFonts w:ascii="Calibri" w:hAnsi="Calibri" w:cs="Calibri"/>
            <w:rPrChange w:id="44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7.8.9.1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4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17</w:delText>
        </w:r>
      </w:del>
    </w:p>
    <w:p w:rsidR="00E87C6F" w:rsidDel="00DF7CA7" w:rsidRDefault="00E87C6F">
      <w:pPr>
        <w:pStyle w:val="TOC2"/>
        <w:rPr>
          <w:del w:id="44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44" w:author="Kevin Smith" w:date="2018-02-12T17:27:00Z">
        <w:r w:rsidRPr="00DF7CA7" w:rsidDel="00DF7CA7">
          <w:rPr>
            <w:rStyle w:val="Hyperlink"/>
            <w:rFonts w:ascii="Calibri" w:hAnsi="Calibri" w:cs="Calibri"/>
            <w:rPrChange w:id="44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7.8.10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4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ApplXcpGetCalPage</w:delText>
        </w:r>
        <w:r w:rsidDel="00DF7CA7">
          <w:rPr>
            <w:webHidden/>
          </w:rPr>
          <w:tab/>
          <w:delText>18</w:delText>
        </w:r>
      </w:del>
    </w:p>
    <w:p w:rsidR="00E87C6F" w:rsidDel="00DF7CA7" w:rsidRDefault="00E87C6F">
      <w:pPr>
        <w:pStyle w:val="TOC2"/>
        <w:rPr>
          <w:del w:id="44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48" w:author="Kevin Smith" w:date="2018-02-12T17:27:00Z">
        <w:r w:rsidRPr="00DF7CA7" w:rsidDel="00DF7CA7">
          <w:rPr>
            <w:rStyle w:val="Hyperlink"/>
            <w:rFonts w:ascii="Calibri" w:hAnsi="Calibri" w:cs="Calibri"/>
            <w:rPrChange w:id="44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7.8.10.1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5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18</w:delText>
        </w:r>
      </w:del>
    </w:p>
    <w:p w:rsidR="00E87C6F" w:rsidDel="00DF7CA7" w:rsidRDefault="00E87C6F">
      <w:pPr>
        <w:pStyle w:val="TOC2"/>
        <w:rPr>
          <w:del w:id="45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52" w:author="Kevin Smith" w:date="2018-02-12T17:27:00Z">
        <w:r w:rsidRPr="00DF7CA7" w:rsidDel="00DF7CA7">
          <w:rPr>
            <w:rStyle w:val="Hyperlink"/>
            <w:rFonts w:ascii="Calibri" w:hAnsi="Calibri" w:cs="Calibri"/>
            <w:rPrChange w:id="45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5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ApplXcpCopyCalPage</w:delText>
        </w:r>
        <w:r w:rsidDel="00DF7CA7">
          <w:rPr>
            <w:webHidden/>
          </w:rPr>
          <w:tab/>
          <w:delText>19</w:delText>
        </w:r>
      </w:del>
    </w:p>
    <w:p w:rsidR="00E87C6F" w:rsidDel="00DF7CA7" w:rsidRDefault="00E87C6F">
      <w:pPr>
        <w:pStyle w:val="TOC2"/>
        <w:rPr>
          <w:del w:id="45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56" w:author="Kevin Smith" w:date="2018-02-12T17:27:00Z">
        <w:r w:rsidRPr="00DF7CA7" w:rsidDel="00DF7CA7">
          <w:rPr>
            <w:rStyle w:val="Hyperlink"/>
            <w:rFonts w:ascii="Calibri" w:hAnsi="Calibri" w:cs="Calibri"/>
            <w:rPrChange w:id="45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7.8.11.1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5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19</w:delText>
        </w:r>
      </w:del>
    </w:p>
    <w:p w:rsidR="00E87C6F" w:rsidDel="00DF7CA7" w:rsidRDefault="00E87C6F">
      <w:pPr>
        <w:pStyle w:val="TOC2"/>
        <w:rPr>
          <w:del w:id="45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60" w:author="Kevin Smith" w:date="2018-02-12T17:27:00Z">
        <w:r w:rsidRPr="00DF7CA7" w:rsidDel="00DF7CA7">
          <w:rPr>
            <w:rStyle w:val="Hyperlink"/>
            <w:rFonts w:ascii="Calibri" w:hAnsi="Calibri" w:cs="Calibri"/>
            <w:rPrChange w:id="46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7.8.12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6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ApplXcpUserService</w:delText>
        </w:r>
        <w:r w:rsidDel="00DF7CA7">
          <w:rPr>
            <w:webHidden/>
          </w:rPr>
          <w:tab/>
          <w:delText>20</w:delText>
        </w:r>
      </w:del>
    </w:p>
    <w:p w:rsidR="00E87C6F" w:rsidDel="00DF7CA7" w:rsidRDefault="00E87C6F">
      <w:pPr>
        <w:pStyle w:val="TOC2"/>
        <w:rPr>
          <w:del w:id="46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64" w:author="Kevin Smith" w:date="2018-02-12T17:27:00Z">
        <w:r w:rsidRPr="00DF7CA7" w:rsidDel="00DF7CA7">
          <w:rPr>
            <w:rStyle w:val="Hyperlink"/>
            <w:rFonts w:ascii="Calibri" w:hAnsi="Calibri" w:cs="Calibri"/>
            <w:rPrChange w:id="46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7.8.12.1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6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20</w:delText>
        </w:r>
      </w:del>
    </w:p>
    <w:p w:rsidR="00E87C6F" w:rsidDel="00DF7CA7" w:rsidRDefault="00E87C6F">
      <w:pPr>
        <w:pStyle w:val="TOC2"/>
        <w:rPr>
          <w:del w:id="46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68" w:author="Kevin Smith" w:date="2018-02-12T17:27:00Z">
        <w:r w:rsidRPr="00DF7CA7" w:rsidDel="00DF7CA7">
          <w:rPr>
            <w:rStyle w:val="Hyperlink"/>
            <w:rFonts w:ascii="Calibri" w:hAnsi="Calibri" w:cs="Calibri"/>
            <w:rPrChange w:id="46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7.8.13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7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ApplXcpOpenCmdIf</w:delText>
        </w:r>
        <w:r w:rsidDel="00DF7CA7">
          <w:rPr>
            <w:webHidden/>
          </w:rPr>
          <w:tab/>
          <w:delText>21</w:delText>
        </w:r>
      </w:del>
    </w:p>
    <w:p w:rsidR="00E87C6F" w:rsidDel="00DF7CA7" w:rsidRDefault="00E87C6F">
      <w:pPr>
        <w:pStyle w:val="TOC2"/>
        <w:rPr>
          <w:del w:id="47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72" w:author="Kevin Smith" w:date="2018-02-12T17:27:00Z">
        <w:r w:rsidRPr="00DF7CA7" w:rsidDel="00DF7CA7">
          <w:rPr>
            <w:rStyle w:val="Hyperlink"/>
            <w:rFonts w:ascii="Calibri" w:hAnsi="Calibri" w:cs="Calibri"/>
            <w:rPrChange w:id="47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7.8.13.1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7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21</w:delText>
        </w:r>
      </w:del>
    </w:p>
    <w:p w:rsidR="00E87C6F" w:rsidDel="00DF7CA7" w:rsidRDefault="00E87C6F">
      <w:pPr>
        <w:pStyle w:val="TOC2"/>
        <w:rPr>
          <w:del w:id="475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76" w:author="Kevin Smith" w:date="2018-02-12T17:27:00Z">
        <w:r w:rsidRPr="00DF7CA7" w:rsidDel="00DF7CA7">
          <w:rPr>
            <w:rStyle w:val="Hyperlink"/>
            <w:rFonts w:ascii="Calibri" w:hAnsi="Calibri" w:cs="Calibri"/>
            <w:rPrChange w:id="477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7.8.14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78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NONTRUSTED_NtWrapS_Rte_Call_CopyCalPageReq_Oper</w:delText>
        </w:r>
        <w:r w:rsidDel="00DF7CA7">
          <w:rPr>
            <w:webHidden/>
          </w:rPr>
          <w:tab/>
          <w:delText>22</w:delText>
        </w:r>
      </w:del>
    </w:p>
    <w:p w:rsidR="00E87C6F" w:rsidDel="00DF7CA7" w:rsidRDefault="00E87C6F">
      <w:pPr>
        <w:pStyle w:val="TOC2"/>
        <w:rPr>
          <w:del w:id="479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80" w:author="Kevin Smith" w:date="2018-02-12T17:27:00Z">
        <w:r w:rsidRPr="00DF7CA7" w:rsidDel="00DF7CA7">
          <w:rPr>
            <w:rStyle w:val="Hyperlink"/>
            <w:rFonts w:ascii="Calibri" w:hAnsi="Calibri" w:cs="Calibri"/>
            <w:rPrChange w:id="481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7.8.14.1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82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22</w:delText>
        </w:r>
      </w:del>
    </w:p>
    <w:p w:rsidR="00E87C6F" w:rsidDel="00DF7CA7" w:rsidRDefault="00E87C6F">
      <w:pPr>
        <w:pStyle w:val="TOC2"/>
        <w:rPr>
          <w:del w:id="483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84" w:author="Kevin Smith" w:date="2018-02-12T17:27:00Z">
        <w:r w:rsidRPr="00DF7CA7" w:rsidDel="00DF7CA7">
          <w:rPr>
            <w:rStyle w:val="Hyperlink"/>
            <w:rFonts w:ascii="Calibri" w:hAnsi="Calibri" w:cs="Calibri"/>
            <w:rPrChange w:id="485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7.8.15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86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NONTRUSTED_NtWrapS_Rte_Call_SetCalPageReq_Oper</w:delText>
        </w:r>
        <w:r w:rsidDel="00DF7CA7">
          <w:rPr>
            <w:webHidden/>
          </w:rPr>
          <w:tab/>
          <w:delText>22</w:delText>
        </w:r>
      </w:del>
    </w:p>
    <w:p w:rsidR="00E87C6F" w:rsidDel="00DF7CA7" w:rsidRDefault="00E87C6F">
      <w:pPr>
        <w:pStyle w:val="TOC2"/>
        <w:rPr>
          <w:del w:id="487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88" w:author="Kevin Smith" w:date="2018-02-12T17:27:00Z">
        <w:r w:rsidRPr="00DF7CA7" w:rsidDel="00DF7CA7">
          <w:rPr>
            <w:rStyle w:val="Hyperlink"/>
            <w:rFonts w:ascii="Calibri" w:hAnsi="Calibri" w:cs="Calibri"/>
            <w:rPrChange w:id="489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7.8.15.1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90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Description</w:delText>
        </w:r>
        <w:r w:rsidDel="00DF7CA7">
          <w:rPr>
            <w:webHidden/>
          </w:rPr>
          <w:tab/>
          <w:delText>22</w:delText>
        </w:r>
      </w:del>
    </w:p>
    <w:p w:rsidR="00E87C6F" w:rsidDel="00DF7CA7" w:rsidRDefault="00E87C6F">
      <w:pPr>
        <w:pStyle w:val="TOC2"/>
        <w:rPr>
          <w:del w:id="491" w:author="Kevin Smith" w:date="2018-02-12T17:27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492" w:author="Kevin Smith" w:date="2018-02-12T17:27:00Z">
        <w:r w:rsidRPr="00DF7CA7" w:rsidDel="00DF7CA7">
          <w:rPr>
            <w:rStyle w:val="Hyperlink"/>
            <w:rFonts w:ascii="Calibri" w:hAnsi="Calibri" w:cs="Calibri"/>
            <w:rPrChange w:id="493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7.9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DF7CA7" w:rsidDel="00DF7CA7">
          <w:rPr>
            <w:rStyle w:val="Hyperlink"/>
            <w:rFonts w:ascii="Calibri" w:hAnsi="Calibri" w:cs="Calibri"/>
            <w:rPrChange w:id="494" w:author="Kevin Smith" w:date="2018-02-12T17:27:00Z">
              <w:rPr>
                <w:rStyle w:val="Hyperlink"/>
                <w:rFonts w:ascii="Calibri" w:hAnsi="Calibri" w:cs="Calibri"/>
              </w:rPr>
            </w:rPrChange>
          </w:rPr>
          <w:delText>TRANSIENT FUNCTIONS</w:delText>
        </w:r>
        <w:r w:rsidDel="00DF7CA7">
          <w:rPr>
            <w:webHidden/>
          </w:rPr>
          <w:tab/>
          <w:delText>23</w:delText>
        </w:r>
      </w:del>
    </w:p>
    <w:p w:rsidR="00E87C6F" w:rsidDel="00DF7CA7" w:rsidRDefault="00E87C6F">
      <w:pPr>
        <w:pStyle w:val="TOC1"/>
        <w:rPr>
          <w:del w:id="495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496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8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Unit Test Considerations</w:delText>
        </w:r>
        <w:r w:rsidDel="00DF7CA7">
          <w:rPr>
            <w:noProof/>
            <w:webHidden/>
          </w:rPr>
          <w:tab/>
          <w:delText>24</w:delText>
        </w:r>
      </w:del>
    </w:p>
    <w:p w:rsidR="00E87C6F" w:rsidDel="00DF7CA7" w:rsidRDefault="00E87C6F">
      <w:pPr>
        <w:pStyle w:val="TOC1"/>
        <w:rPr>
          <w:del w:id="497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498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9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Known Limitations With Design</w:delText>
        </w:r>
        <w:r w:rsidDel="00DF7CA7">
          <w:rPr>
            <w:noProof/>
            <w:webHidden/>
          </w:rPr>
          <w:tab/>
          <w:delText>25</w:delText>
        </w:r>
      </w:del>
    </w:p>
    <w:p w:rsidR="00E87C6F" w:rsidDel="00DF7CA7" w:rsidRDefault="00E87C6F">
      <w:pPr>
        <w:pStyle w:val="TOC1"/>
        <w:rPr>
          <w:del w:id="499" w:author="Kevin Smith" w:date="2018-02-12T17:27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00" w:author="Kevin Smith" w:date="2018-02-12T17:27:00Z">
        <w:r w:rsidRPr="00DF7CA7" w:rsidDel="00DF7CA7">
          <w:rPr>
            <w:rStyle w:val="Hyperlink"/>
            <w:rFonts w:ascii="Calibri" w:hAnsi="Calibri" w:cs="Calibri"/>
            <w:noProof/>
          </w:rPr>
          <w:delText>10</w:delText>
        </w:r>
        <w:r w:rsidDel="00DF7CA7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DF7CA7" w:rsidDel="00DF7CA7">
          <w:rPr>
            <w:rStyle w:val="Hyperlink"/>
            <w:rFonts w:ascii="Calibri" w:hAnsi="Calibri" w:cs="Calibri"/>
            <w:noProof/>
          </w:rPr>
          <w:delText>Appendix</w:delText>
        </w:r>
        <w:r w:rsidDel="00DF7CA7">
          <w:rPr>
            <w:noProof/>
            <w:webHidden/>
          </w:rPr>
          <w:tab/>
          <w:delText>26</w:delText>
        </w:r>
      </w:del>
    </w:p>
    <w:p w:rsidR="00677453" w:rsidDel="00E87C6F" w:rsidRDefault="00677453">
      <w:pPr>
        <w:pStyle w:val="TOC1"/>
        <w:rPr>
          <w:del w:id="501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02" w:author="Kevin Smith" w:date="2018-02-12T16:24:00Z">
        <w:r w:rsidRPr="00E87C6F" w:rsidDel="00E87C6F">
          <w:rPr>
            <w:noProof/>
            <w:rPrChange w:id="503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04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Abbrevations And Acronyms</w:delText>
        </w:r>
        <w:r w:rsidDel="00E87C6F">
          <w:rPr>
            <w:noProof/>
            <w:webHidden/>
          </w:rPr>
          <w:tab/>
          <w:delText>5</w:delText>
        </w:r>
      </w:del>
    </w:p>
    <w:p w:rsidR="00677453" w:rsidDel="00E87C6F" w:rsidRDefault="00677453">
      <w:pPr>
        <w:pStyle w:val="TOC1"/>
        <w:rPr>
          <w:del w:id="505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06" w:author="Kevin Smith" w:date="2018-02-12T16:24:00Z">
        <w:r w:rsidRPr="00E87C6F" w:rsidDel="00E87C6F">
          <w:rPr>
            <w:noProof/>
            <w:rPrChange w:id="507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08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References</w:delText>
        </w:r>
        <w:r w:rsidDel="00E87C6F">
          <w:rPr>
            <w:noProof/>
            <w:webHidden/>
          </w:rPr>
          <w:tab/>
          <w:delText>6</w:delText>
        </w:r>
      </w:del>
    </w:p>
    <w:p w:rsidR="00677453" w:rsidDel="00E87C6F" w:rsidRDefault="00677453">
      <w:pPr>
        <w:pStyle w:val="TOC1"/>
        <w:rPr>
          <w:del w:id="509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10" w:author="Kevin Smith" w:date="2018-02-12T16:24:00Z">
        <w:r w:rsidRPr="00E87C6F" w:rsidDel="00E87C6F">
          <w:rPr>
            <w:noProof/>
            <w:rPrChange w:id="511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3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12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XCP Interface &amp; High-Level Description</w:delText>
        </w:r>
        <w:r w:rsidDel="00E87C6F">
          <w:rPr>
            <w:noProof/>
            <w:webHidden/>
          </w:rPr>
          <w:tab/>
          <w:delText>7</w:delText>
        </w:r>
      </w:del>
    </w:p>
    <w:p w:rsidR="00677453" w:rsidDel="00E87C6F" w:rsidRDefault="00677453">
      <w:pPr>
        <w:pStyle w:val="TOC1"/>
        <w:rPr>
          <w:del w:id="513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14" w:author="Kevin Smith" w:date="2018-02-12T16:24:00Z">
        <w:r w:rsidRPr="00E87C6F" w:rsidDel="00E87C6F">
          <w:rPr>
            <w:noProof/>
            <w:rPrChange w:id="515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4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16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Design details of software module</w:delText>
        </w:r>
        <w:r w:rsidDel="00E87C6F">
          <w:rPr>
            <w:noProof/>
            <w:webHidden/>
          </w:rPr>
          <w:tab/>
          <w:delText>8</w:delText>
        </w:r>
      </w:del>
    </w:p>
    <w:p w:rsidR="00677453" w:rsidDel="00E87C6F" w:rsidRDefault="00677453">
      <w:pPr>
        <w:pStyle w:val="TOC2"/>
        <w:rPr>
          <w:del w:id="51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18" w:author="Kevin Smith" w:date="2018-02-12T16:24:00Z">
        <w:r w:rsidRPr="00E87C6F" w:rsidDel="00E87C6F">
          <w:rPr>
            <w:rPrChange w:id="51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4.1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2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Graphical representation of XCP Interface</w:delText>
        </w:r>
        <w:r w:rsidDel="00E87C6F">
          <w:rPr>
            <w:webHidden/>
          </w:rPr>
          <w:tab/>
          <w:delText>8</w:delText>
        </w:r>
      </w:del>
    </w:p>
    <w:p w:rsidR="00677453" w:rsidDel="00E87C6F" w:rsidRDefault="00677453">
      <w:pPr>
        <w:pStyle w:val="TOC2"/>
        <w:rPr>
          <w:del w:id="52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22" w:author="Kevin Smith" w:date="2018-02-12T16:24:00Z">
        <w:r w:rsidRPr="00E87C6F" w:rsidDel="00E87C6F">
          <w:rPr>
            <w:rPrChange w:id="52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4.2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2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Data Flow Diagram</w:delText>
        </w:r>
        <w:r w:rsidDel="00E87C6F">
          <w:rPr>
            <w:webHidden/>
          </w:rPr>
          <w:tab/>
          <w:delText>8</w:delText>
        </w:r>
      </w:del>
    </w:p>
    <w:p w:rsidR="00677453" w:rsidDel="00E87C6F" w:rsidRDefault="00677453">
      <w:pPr>
        <w:pStyle w:val="TOC2"/>
        <w:rPr>
          <w:del w:id="52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26" w:author="Kevin Smith" w:date="2018-02-12T16:24:00Z">
        <w:r w:rsidRPr="00E87C6F" w:rsidDel="00E87C6F">
          <w:rPr>
            <w:rPrChange w:id="52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4.2.1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2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Module level DFD</w:delText>
        </w:r>
        <w:r w:rsidDel="00E87C6F">
          <w:rPr>
            <w:webHidden/>
          </w:rPr>
          <w:tab/>
          <w:delText>8</w:delText>
        </w:r>
      </w:del>
    </w:p>
    <w:p w:rsidR="00677453" w:rsidDel="00E87C6F" w:rsidRDefault="00677453">
      <w:pPr>
        <w:pStyle w:val="TOC2"/>
        <w:rPr>
          <w:del w:id="52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30" w:author="Kevin Smith" w:date="2018-02-12T16:24:00Z">
        <w:r w:rsidRPr="00E87C6F" w:rsidDel="00E87C6F">
          <w:rPr>
            <w:rPrChange w:id="53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4.2.2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3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Sub-Module level DFD</w:delText>
        </w:r>
        <w:r w:rsidDel="00E87C6F">
          <w:rPr>
            <w:webHidden/>
          </w:rPr>
          <w:tab/>
          <w:delText>8</w:delText>
        </w:r>
      </w:del>
    </w:p>
    <w:p w:rsidR="00677453" w:rsidDel="00E87C6F" w:rsidRDefault="00677453">
      <w:pPr>
        <w:pStyle w:val="TOC2"/>
        <w:rPr>
          <w:del w:id="533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34" w:author="Kevin Smith" w:date="2018-02-12T16:24:00Z">
        <w:r w:rsidRPr="00E87C6F" w:rsidDel="00E87C6F">
          <w:rPr>
            <w:rPrChange w:id="535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4.3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36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COMPONENT FLOW DIAGRAM</w:delText>
        </w:r>
        <w:r w:rsidDel="00E87C6F">
          <w:rPr>
            <w:webHidden/>
          </w:rPr>
          <w:tab/>
          <w:delText>8</w:delText>
        </w:r>
      </w:del>
    </w:p>
    <w:p w:rsidR="00677453" w:rsidDel="00E87C6F" w:rsidRDefault="00677453">
      <w:pPr>
        <w:pStyle w:val="TOC1"/>
        <w:rPr>
          <w:del w:id="537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38" w:author="Kevin Smith" w:date="2018-02-12T16:24:00Z">
        <w:r w:rsidRPr="00E87C6F" w:rsidDel="00E87C6F">
          <w:rPr>
            <w:noProof/>
            <w:rPrChange w:id="539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5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40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Variable Data Dictionary</w:delText>
        </w:r>
        <w:r w:rsidDel="00E87C6F">
          <w:rPr>
            <w:noProof/>
            <w:webHidden/>
          </w:rPr>
          <w:tab/>
          <w:delText>9</w:delText>
        </w:r>
      </w:del>
    </w:p>
    <w:p w:rsidR="00677453" w:rsidDel="00E87C6F" w:rsidRDefault="00677453">
      <w:pPr>
        <w:pStyle w:val="TOC2"/>
        <w:rPr>
          <w:del w:id="54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42" w:author="Kevin Smith" w:date="2018-02-12T16:24:00Z">
        <w:r w:rsidRPr="00E87C6F" w:rsidDel="00E87C6F">
          <w:rPr>
            <w:rPrChange w:id="54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5.1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4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User defined typedef definition/declaration</w:delText>
        </w:r>
        <w:r w:rsidDel="00E87C6F">
          <w:rPr>
            <w:webHidden/>
          </w:rPr>
          <w:tab/>
          <w:delText>9</w:delText>
        </w:r>
      </w:del>
    </w:p>
    <w:p w:rsidR="00677453" w:rsidDel="00E87C6F" w:rsidRDefault="00677453">
      <w:pPr>
        <w:pStyle w:val="TOC2"/>
        <w:rPr>
          <w:del w:id="54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46" w:author="Kevin Smith" w:date="2018-02-12T16:24:00Z">
        <w:r w:rsidRPr="00E87C6F" w:rsidDel="00E87C6F">
          <w:rPr>
            <w:rPrChange w:id="54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5.2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4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Variable definition for enumerated types</w:delText>
        </w:r>
        <w:r w:rsidDel="00E87C6F">
          <w:rPr>
            <w:webHidden/>
          </w:rPr>
          <w:tab/>
          <w:delText>9</w:delText>
        </w:r>
      </w:del>
    </w:p>
    <w:p w:rsidR="00677453" w:rsidDel="00E87C6F" w:rsidRDefault="00677453">
      <w:pPr>
        <w:pStyle w:val="TOC1"/>
        <w:rPr>
          <w:del w:id="549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50" w:author="Kevin Smith" w:date="2018-02-12T16:24:00Z">
        <w:r w:rsidRPr="00E87C6F" w:rsidDel="00E87C6F">
          <w:rPr>
            <w:noProof/>
            <w:rPrChange w:id="551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6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52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Constant Data Dictionary</w:delText>
        </w:r>
        <w:r w:rsidDel="00E87C6F">
          <w:rPr>
            <w:noProof/>
            <w:webHidden/>
          </w:rPr>
          <w:tab/>
          <w:delText>10</w:delText>
        </w:r>
      </w:del>
    </w:p>
    <w:p w:rsidR="00677453" w:rsidDel="00E87C6F" w:rsidRDefault="00677453">
      <w:pPr>
        <w:pStyle w:val="TOC2"/>
        <w:rPr>
          <w:del w:id="553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54" w:author="Kevin Smith" w:date="2018-02-12T16:24:00Z">
        <w:r w:rsidRPr="00E87C6F" w:rsidDel="00E87C6F">
          <w:rPr>
            <w:rPrChange w:id="555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6.1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56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Program(fixed) Constants</w:delText>
        </w:r>
        <w:r w:rsidDel="00E87C6F">
          <w:rPr>
            <w:webHidden/>
          </w:rPr>
          <w:tab/>
          <w:delText>10</w:delText>
        </w:r>
      </w:del>
    </w:p>
    <w:p w:rsidR="00677453" w:rsidDel="00E87C6F" w:rsidRDefault="00677453">
      <w:pPr>
        <w:pStyle w:val="TOC2"/>
        <w:rPr>
          <w:del w:id="55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58" w:author="Kevin Smith" w:date="2018-02-12T16:24:00Z">
        <w:r w:rsidRPr="00E87C6F" w:rsidDel="00E87C6F">
          <w:rPr>
            <w:rPrChange w:id="55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6.1.1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6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Embedded Constants</w:delText>
        </w:r>
        <w:r w:rsidDel="00E87C6F">
          <w:rPr>
            <w:webHidden/>
          </w:rPr>
          <w:tab/>
          <w:delText>10</w:delText>
        </w:r>
      </w:del>
    </w:p>
    <w:p w:rsidR="00677453" w:rsidDel="00E87C6F" w:rsidRDefault="00677453">
      <w:pPr>
        <w:pStyle w:val="TOC2"/>
        <w:rPr>
          <w:del w:id="56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62" w:author="Kevin Smith" w:date="2018-02-12T16:24:00Z">
        <w:r w:rsidRPr="00E87C6F" w:rsidDel="00E87C6F">
          <w:rPr>
            <w:rPrChange w:id="56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6.1.1.1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6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Local</w:delText>
        </w:r>
        <w:r w:rsidDel="00E87C6F">
          <w:rPr>
            <w:webHidden/>
          </w:rPr>
          <w:tab/>
          <w:delText>10</w:delText>
        </w:r>
      </w:del>
    </w:p>
    <w:p w:rsidR="00677453" w:rsidDel="00E87C6F" w:rsidRDefault="00677453">
      <w:pPr>
        <w:pStyle w:val="TOC2"/>
        <w:rPr>
          <w:del w:id="56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66" w:author="Kevin Smith" w:date="2018-02-12T16:24:00Z">
        <w:r w:rsidRPr="00E87C6F" w:rsidDel="00E87C6F">
          <w:rPr>
            <w:rPrChange w:id="56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6.1.1.2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6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Global</w:delText>
        </w:r>
        <w:r w:rsidDel="00E87C6F">
          <w:rPr>
            <w:webHidden/>
          </w:rPr>
          <w:tab/>
          <w:delText>10</w:delText>
        </w:r>
      </w:del>
    </w:p>
    <w:p w:rsidR="00677453" w:rsidDel="00E87C6F" w:rsidRDefault="00677453">
      <w:pPr>
        <w:pStyle w:val="TOC2"/>
        <w:rPr>
          <w:del w:id="56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70" w:author="Kevin Smith" w:date="2018-02-12T16:24:00Z">
        <w:r w:rsidRPr="00E87C6F" w:rsidDel="00E87C6F">
          <w:rPr>
            <w:rPrChange w:id="57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6.1.2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7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Module specific Lookup Tables Constants</w:delText>
        </w:r>
        <w:r w:rsidDel="00E87C6F">
          <w:rPr>
            <w:webHidden/>
          </w:rPr>
          <w:tab/>
          <w:delText>10</w:delText>
        </w:r>
      </w:del>
    </w:p>
    <w:p w:rsidR="00677453" w:rsidDel="00E87C6F" w:rsidRDefault="00677453">
      <w:pPr>
        <w:pStyle w:val="TOC1"/>
        <w:rPr>
          <w:del w:id="573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574" w:author="Kevin Smith" w:date="2018-02-12T16:24:00Z">
        <w:r w:rsidRPr="00E87C6F" w:rsidDel="00E87C6F">
          <w:rPr>
            <w:noProof/>
            <w:rPrChange w:id="575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7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576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Software Module Implementation</w:delText>
        </w:r>
        <w:r w:rsidDel="00E87C6F">
          <w:rPr>
            <w:noProof/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57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78" w:author="Kevin Smith" w:date="2018-02-12T16:24:00Z">
        <w:r w:rsidRPr="00E87C6F" w:rsidDel="00E87C6F">
          <w:rPr>
            <w:rPrChange w:id="57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8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Sub-Module Functions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58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82" w:author="Kevin Smith" w:date="2018-02-12T16:24:00Z">
        <w:r w:rsidRPr="00E87C6F" w:rsidDel="00E87C6F">
          <w:rPr>
            <w:rPrChange w:id="58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8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Initialization Functions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58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86" w:author="Kevin Smith" w:date="2018-02-12T16:24:00Z">
        <w:r w:rsidRPr="00E87C6F" w:rsidDel="00E87C6F">
          <w:rPr>
            <w:rPrChange w:id="58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7.3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8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PERIODIC FUNCTIONS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58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90" w:author="Kevin Smith" w:date="2018-02-12T16:24:00Z">
        <w:r w:rsidRPr="00E87C6F" w:rsidDel="00E87C6F">
          <w:rPr>
            <w:rPrChange w:id="59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7.3.1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9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Xcp2msDaq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593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94" w:author="Kevin Smith" w:date="2018-02-12T16:24:00Z">
        <w:r w:rsidRPr="00E87C6F" w:rsidDel="00E87C6F">
          <w:rPr>
            <w:rPrChange w:id="595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7.3.1.1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596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Design Rationale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59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598" w:author="Kevin Smith" w:date="2018-02-12T16:24:00Z">
        <w:r w:rsidRPr="00E87C6F" w:rsidDel="00E87C6F">
          <w:rPr>
            <w:rPrChange w:id="59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7.3.1.2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0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Store Module Inputs to Local copies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0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02" w:author="Kevin Smith" w:date="2018-02-12T16:24:00Z">
        <w:r w:rsidRPr="00E87C6F" w:rsidDel="00E87C6F">
          <w:rPr>
            <w:rPrChange w:id="60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7.3.1.3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0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(Processing of function)………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0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06" w:author="Kevin Smith" w:date="2018-02-12T16:24:00Z">
        <w:r w:rsidRPr="00E87C6F" w:rsidDel="00E87C6F">
          <w:rPr>
            <w:rPrChange w:id="60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7.3.1.4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0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Store Local copy of outputs into Module Outputs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0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10" w:author="Kevin Smith" w:date="2018-02-12T16:24:00Z">
        <w:r w:rsidRPr="00E87C6F" w:rsidDel="00E87C6F">
          <w:rPr>
            <w:rPrChange w:id="61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7.4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1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Non PERIODIC FUNCTIONS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13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14" w:author="Kevin Smith" w:date="2018-02-12T16:24:00Z">
        <w:r w:rsidRPr="00E87C6F" w:rsidDel="00E87C6F">
          <w:rPr>
            <w:rPrChange w:id="615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7.5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16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Interrupt Functions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1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18" w:author="Kevin Smith" w:date="2018-02-12T16:24:00Z">
        <w:r w:rsidRPr="00E87C6F" w:rsidDel="00E87C6F">
          <w:rPr>
            <w:rPrChange w:id="61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7.6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2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Serial Communication Functions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2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22" w:author="Kevin Smith" w:date="2018-02-12T16:24:00Z">
        <w:r w:rsidRPr="00E87C6F" w:rsidDel="00E87C6F">
          <w:rPr>
            <w:rPrChange w:id="62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7.7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2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Local Function/Macro Definitions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2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26" w:author="Kevin Smith" w:date="2018-02-12T16:24:00Z">
        <w:r w:rsidRPr="00E87C6F" w:rsidDel="00E87C6F">
          <w:rPr>
            <w:rPrChange w:id="62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2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GLObAL Function/Macro Definitions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2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30" w:author="Kevin Smith" w:date="2018-02-12T16:24:00Z">
        <w:r w:rsidRPr="00E87C6F" w:rsidDel="00E87C6F">
          <w:rPr>
            <w:rPrChange w:id="63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3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ApplXcpGetTimestamp</w:delText>
        </w:r>
        <w:r w:rsidDel="00E87C6F">
          <w:rPr>
            <w:webHidden/>
          </w:rPr>
          <w:tab/>
          <w:delText>11</w:delText>
        </w:r>
      </w:del>
    </w:p>
    <w:p w:rsidR="00677453" w:rsidDel="00E87C6F" w:rsidRDefault="00677453">
      <w:pPr>
        <w:pStyle w:val="TOC2"/>
        <w:rPr>
          <w:del w:id="633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34" w:author="Kevin Smith" w:date="2018-02-12T16:24:00Z">
        <w:r w:rsidRPr="00E87C6F" w:rsidDel="00E87C6F">
          <w:rPr>
            <w:rPrChange w:id="635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7.8.1.1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36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Description</w:delText>
        </w:r>
        <w:r w:rsidDel="00E87C6F">
          <w:rPr>
            <w:webHidden/>
          </w:rPr>
          <w:tab/>
          <w:delText>12</w:delText>
        </w:r>
      </w:del>
    </w:p>
    <w:p w:rsidR="00677453" w:rsidDel="00E87C6F" w:rsidRDefault="00677453">
      <w:pPr>
        <w:pStyle w:val="TOC2"/>
        <w:rPr>
          <w:del w:id="63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38" w:author="Kevin Smith" w:date="2018-02-12T16:24:00Z">
        <w:r w:rsidRPr="00E87C6F" w:rsidDel="00E87C6F">
          <w:rPr>
            <w:rPrChange w:id="63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7.8.2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4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ApplXcpGetPointer</w:delText>
        </w:r>
        <w:r w:rsidDel="00E87C6F">
          <w:rPr>
            <w:webHidden/>
          </w:rPr>
          <w:tab/>
          <w:delText>12</w:delText>
        </w:r>
      </w:del>
    </w:p>
    <w:p w:rsidR="00677453" w:rsidDel="00E87C6F" w:rsidRDefault="00677453">
      <w:pPr>
        <w:pStyle w:val="TOC2"/>
        <w:rPr>
          <w:del w:id="64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42" w:author="Kevin Smith" w:date="2018-02-12T16:24:00Z">
        <w:r w:rsidRPr="00E87C6F" w:rsidDel="00E87C6F">
          <w:rPr>
            <w:rPrChange w:id="64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7.8.2.1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4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Description</w:delText>
        </w:r>
        <w:r w:rsidDel="00E87C6F">
          <w:rPr>
            <w:webHidden/>
          </w:rPr>
          <w:tab/>
          <w:delText>12</w:delText>
        </w:r>
      </w:del>
    </w:p>
    <w:p w:rsidR="00677453" w:rsidDel="00E87C6F" w:rsidRDefault="00677453">
      <w:pPr>
        <w:pStyle w:val="TOC2"/>
        <w:rPr>
          <w:del w:id="64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46" w:author="Kevin Smith" w:date="2018-02-12T16:24:00Z">
        <w:r w:rsidRPr="00E87C6F" w:rsidDel="00E87C6F">
          <w:rPr>
            <w:rPrChange w:id="64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7.8.3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4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ApplXcpCalibrationWrite</w:delText>
        </w:r>
        <w:r w:rsidDel="00E87C6F">
          <w:rPr>
            <w:webHidden/>
          </w:rPr>
          <w:tab/>
          <w:delText>12</w:delText>
        </w:r>
      </w:del>
    </w:p>
    <w:p w:rsidR="00677453" w:rsidDel="00E87C6F" w:rsidRDefault="00677453">
      <w:pPr>
        <w:pStyle w:val="TOC2"/>
        <w:rPr>
          <w:del w:id="64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50" w:author="Kevin Smith" w:date="2018-02-12T16:24:00Z">
        <w:r w:rsidRPr="00E87C6F" w:rsidDel="00E87C6F">
          <w:rPr>
            <w:rPrChange w:id="65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7.8.3.1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5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Description</w:delText>
        </w:r>
        <w:r w:rsidDel="00E87C6F">
          <w:rPr>
            <w:webHidden/>
          </w:rPr>
          <w:tab/>
          <w:delText>12</w:delText>
        </w:r>
      </w:del>
    </w:p>
    <w:p w:rsidR="00677453" w:rsidDel="00E87C6F" w:rsidRDefault="00677453">
      <w:pPr>
        <w:pStyle w:val="TOC2"/>
        <w:rPr>
          <w:del w:id="653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54" w:author="Kevin Smith" w:date="2018-02-12T16:24:00Z">
        <w:r w:rsidRPr="00E87C6F" w:rsidDel="00E87C6F">
          <w:rPr>
            <w:rPrChange w:id="655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7.8.4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56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ApplXcpWrCmn</w:delText>
        </w:r>
        <w:r w:rsidDel="00E87C6F">
          <w:rPr>
            <w:webHidden/>
          </w:rPr>
          <w:tab/>
          <w:delText>13</w:delText>
        </w:r>
      </w:del>
    </w:p>
    <w:p w:rsidR="00677453" w:rsidDel="00E87C6F" w:rsidRDefault="00677453">
      <w:pPr>
        <w:pStyle w:val="TOC2"/>
        <w:rPr>
          <w:del w:id="657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58" w:author="Kevin Smith" w:date="2018-02-12T16:24:00Z">
        <w:r w:rsidRPr="00E87C6F" w:rsidDel="00E87C6F">
          <w:rPr>
            <w:rPrChange w:id="659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7.8.4.1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60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Description</w:delText>
        </w:r>
        <w:r w:rsidDel="00E87C6F">
          <w:rPr>
            <w:webHidden/>
          </w:rPr>
          <w:tab/>
          <w:delText>13</w:delText>
        </w:r>
      </w:del>
    </w:p>
    <w:p w:rsidR="00677453" w:rsidDel="00E87C6F" w:rsidRDefault="00677453">
      <w:pPr>
        <w:pStyle w:val="TOC2"/>
        <w:rPr>
          <w:del w:id="661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62" w:author="Kevin Smith" w:date="2018-02-12T16:24:00Z">
        <w:r w:rsidRPr="00E87C6F" w:rsidDel="00E87C6F">
          <w:rPr>
            <w:rPrChange w:id="663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7.8.5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64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ApplXcpCalibrationRead</w:delText>
        </w:r>
        <w:r w:rsidDel="00E87C6F">
          <w:rPr>
            <w:webHidden/>
          </w:rPr>
          <w:tab/>
          <w:delText>13</w:delText>
        </w:r>
      </w:del>
    </w:p>
    <w:p w:rsidR="00677453" w:rsidDel="00E87C6F" w:rsidRDefault="00677453">
      <w:pPr>
        <w:pStyle w:val="TOC2"/>
        <w:rPr>
          <w:del w:id="665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66" w:author="Kevin Smith" w:date="2018-02-12T16:24:00Z">
        <w:r w:rsidRPr="00E87C6F" w:rsidDel="00E87C6F">
          <w:rPr>
            <w:rPrChange w:id="667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7.8.5.1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68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Description</w:delText>
        </w:r>
        <w:r w:rsidDel="00E87C6F">
          <w:rPr>
            <w:webHidden/>
          </w:rPr>
          <w:tab/>
          <w:delText>13</w:delText>
        </w:r>
      </w:del>
    </w:p>
    <w:p w:rsidR="00677453" w:rsidDel="00E87C6F" w:rsidRDefault="00677453">
      <w:pPr>
        <w:pStyle w:val="TOC2"/>
        <w:rPr>
          <w:del w:id="669" w:author="Kevin Smith" w:date="2018-02-12T16:24:00Z"/>
          <w:rFonts w:asciiTheme="minorHAnsi" w:eastAsiaTheme="minorEastAsia" w:hAnsiTheme="minorHAnsi" w:cstheme="minorBidi"/>
          <w:b w:val="0"/>
          <w:caps w:val="0"/>
          <w:sz w:val="22"/>
          <w:szCs w:val="22"/>
        </w:rPr>
      </w:pPr>
      <w:del w:id="670" w:author="Kevin Smith" w:date="2018-02-12T16:24:00Z">
        <w:r w:rsidRPr="00E87C6F" w:rsidDel="00E87C6F">
          <w:rPr>
            <w:rPrChange w:id="671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7.9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sz w:val="22"/>
            <w:szCs w:val="22"/>
          </w:rPr>
          <w:tab/>
        </w:r>
        <w:r w:rsidRPr="00E87C6F" w:rsidDel="00E87C6F">
          <w:rPr>
            <w:rPrChange w:id="672" w:author="Kevin Smith" w:date="2018-02-12T16:24:00Z">
              <w:rPr>
                <w:rStyle w:val="Hyperlink"/>
                <w:rFonts w:cs="Calibri"/>
                <w:b w:val="0"/>
                <w:caps w:val="0"/>
              </w:rPr>
            </w:rPrChange>
          </w:rPr>
          <w:delText>TRANSIENT FUNCTIONS</w:delText>
        </w:r>
        <w:r w:rsidDel="00E87C6F">
          <w:rPr>
            <w:webHidden/>
          </w:rPr>
          <w:tab/>
          <w:delText>13</w:delText>
        </w:r>
      </w:del>
    </w:p>
    <w:p w:rsidR="00677453" w:rsidDel="00E87C6F" w:rsidRDefault="00677453">
      <w:pPr>
        <w:pStyle w:val="TOC1"/>
        <w:rPr>
          <w:del w:id="673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674" w:author="Kevin Smith" w:date="2018-02-12T16:24:00Z">
        <w:r w:rsidRPr="00E87C6F" w:rsidDel="00E87C6F">
          <w:rPr>
            <w:noProof/>
            <w:rPrChange w:id="675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8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676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Unit Test Considerations</w:delText>
        </w:r>
        <w:r w:rsidDel="00E87C6F">
          <w:rPr>
            <w:noProof/>
            <w:webHidden/>
          </w:rPr>
          <w:tab/>
          <w:delText>14</w:delText>
        </w:r>
      </w:del>
    </w:p>
    <w:p w:rsidR="00677453" w:rsidDel="00E87C6F" w:rsidRDefault="00677453">
      <w:pPr>
        <w:pStyle w:val="TOC1"/>
        <w:rPr>
          <w:del w:id="677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678" w:author="Kevin Smith" w:date="2018-02-12T16:24:00Z">
        <w:r w:rsidRPr="00E87C6F" w:rsidDel="00E87C6F">
          <w:rPr>
            <w:noProof/>
            <w:rPrChange w:id="679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9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680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Known Limitations With Design</w:delText>
        </w:r>
        <w:r w:rsidDel="00E87C6F">
          <w:rPr>
            <w:noProof/>
            <w:webHidden/>
          </w:rPr>
          <w:tab/>
          <w:delText>15</w:delText>
        </w:r>
      </w:del>
    </w:p>
    <w:p w:rsidR="00677453" w:rsidDel="00E87C6F" w:rsidRDefault="00677453">
      <w:pPr>
        <w:pStyle w:val="TOC1"/>
        <w:rPr>
          <w:del w:id="681" w:author="Kevin Smith" w:date="2018-02-12T16:24:00Z"/>
          <w:rFonts w:asciiTheme="minorHAnsi" w:eastAsiaTheme="minorEastAsia" w:hAnsiTheme="minorHAnsi" w:cstheme="minorBidi"/>
          <w:b w:val="0"/>
          <w:caps w:val="0"/>
          <w:noProof/>
          <w:color w:val="auto"/>
          <w:sz w:val="22"/>
          <w:szCs w:val="22"/>
          <w:lang w:val="en-US"/>
        </w:rPr>
      </w:pPr>
      <w:del w:id="682" w:author="Kevin Smith" w:date="2018-02-12T16:24:00Z">
        <w:r w:rsidRPr="00E87C6F" w:rsidDel="00E87C6F">
          <w:rPr>
            <w:noProof/>
            <w:rPrChange w:id="683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10</w:delText>
        </w:r>
        <w:r w:rsidDel="00E87C6F">
          <w:rPr>
            <w:rFonts w:asciiTheme="minorHAnsi" w:eastAsiaTheme="minorEastAsia" w:hAnsiTheme="minorHAnsi" w:cstheme="minorBidi"/>
            <w:b w:val="0"/>
            <w:caps w:val="0"/>
            <w:noProof/>
            <w:color w:val="auto"/>
            <w:sz w:val="22"/>
            <w:szCs w:val="22"/>
            <w:lang w:val="en-US"/>
          </w:rPr>
          <w:tab/>
        </w:r>
        <w:r w:rsidRPr="00E87C6F" w:rsidDel="00E87C6F">
          <w:rPr>
            <w:noProof/>
            <w:rPrChange w:id="684" w:author="Kevin Smith" w:date="2018-02-12T16:24:00Z">
              <w:rPr>
                <w:rStyle w:val="Hyperlink"/>
                <w:rFonts w:cs="Calibri"/>
                <w:b w:val="0"/>
                <w:caps w:val="0"/>
                <w:noProof/>
              </w:rPr>
            </w:rPrChange>
          </w:rPr>
          <w:delText>Appendix</w:delText>
        </w:r>
        <w:r w:rsidDel="00E87C6F">
          <w:rPr>
            <w:noProof/>
            <w:webHidden/>
          </w:rPr>
          <w:tab/>
          <w:delText>16</w:delText>
        </w:r>
      </w:del>
    </w:p>
    <w:p w:rsidR="00891F29" w:rsidRPr="00AA38E8" w:rsidRDefault="009C5629">
      <w:pPr>
        <w:rPr>
          <w:rFonts w:cs="Calibri"/>
        </w:rPr>
      </w:pPr>
      <w:r w:rsidRPr="00AA38E8">
        <w:rPr>
          <w:rFonts w:cs="Calibri"/>
          <w:b/>
          <w:caps/>
          <w:color w:val="000000"/>
          <w:sz w:val="24"/>
          <w:szCs w:val="20"/>
          <w:lang w:val="en-GB" w:bidi="ar-SA"/>
        </w:rPr>
        <w:fldChar w:fldCharType="end"/>
      </w:r>
    </w:p>
    <w:p w:rsidR="00B81C1B" w:rsidRPr="00AA38E8" w:rsidRDefault="00B81C1B">
      <w:pPr>
        <w:rPr>
          <w:rFonts w:cs="Calibri"/>
        </w:rPr>
      </w:pPr>
    </w:p>
    <w:p w:rsidR="00707BA6" w:rsidRPr="00AA38E8" w:rsidRDefault="00707BA6" w:rsidP="00707BA6">
      <w:pPr>
        <w:pStyle w:val="TOC3"/>
        <w:numPr>
          <w:ilvl w:val="0"/>
          <w:numId w:val="0"/>
        </w:numPr>
        <w:ind w:left="567"/>
        <w:rPr>
          <w:rFonts w:cs="Calibri"/>
        </w:rPr>
      </w:pPr>
    </w:p>
    <w:p w:rsidR="00063A7A" w:rsidRPr="00AA38E8" w:rsidRDefault="00B81C1B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685" w:name="_Toc367436496"/>
      <w:bookmarkStart w:id="686" w:name="_Toc506219806"/>
      <w:r w:rsidRPr="00AA38E8">
        <w:rPr>
          <w:rFonts w:ascii="Calibri" w:hAnsi="Calibri" w:cs="Calibri"/>
        </w:rPr>
        <w:lastRenderedPageBreak/>
        <w:t>A</w:t>
      </w:r>
      <w:bookmarkEnd w:id="685"/>
      <w:r w:rsidR="001161D2" w:rsidRPr="00AA38E8">
        <w:rPr>
          <w:rFonts w:ascii="Calibri" w:hAnsi="Calibri" w:cs="Calibri"/>
        </w:rPr>
        <w:t xml:space="preserve">bbrevations And </w:t>
      </w:r>
      <w:r w:rsidR="00063A7A" w:rsidRPr="00AA38E8">
        <w:rPr>
          <w:rFonts w:ascii="Calibri" w:hAnsi="Calibri" w:cs="Calibri"/>
        </w:rPr>
        <w:t>Acronyms</w:t>
      </w:r>
      <w:bookmarkEnd w:id="686"/>
    </w:p>
    <w:tbl>
      <w:tblPr>
        <w:tblW w:w="0" w:type="auto"/>
        <w:tblInd w:w="64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437"/>
        <w:gridCol w:w="6202"/>
      </w:tblGrid>
      <w:tr w:rsidR="001161D2" w:rsidRPr="00AA38E8" w:rsidTr="00B915BD">
        <w:tc>
          <w:tcPr>
            <w:tcW w:w="2437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B1EDB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Abbreviation</w:t>
            </w:r>
          </w:p>
        </w:tc>
        <w:tc>
          <w:tcPr>
            <w:tcW w:w="6202" w:type="dxa"/>
            <w:tcBorders>
              <w:bottom w:val="single" w:sz="6" w:space="0" w:color="000000"/>
            </w:tcBorders>
            <w:shd w:val="clear" w:color="auto" w:fill="F2F2F2"/>
          </w:tcPr>
          <w:p w:rsidR="001161D2" w:rsidRPr="00AA38E8" w:rsidRDefault="00727610" w:rsidP="00962170">
            <w:pPr>
              <w:jc w:val="center"/>
              <w:rPr>
                <w:rFonts w:cs="Calibri"/>
                <w:sz w:val="19"/>
              </w:rPr>
            </w:pPr>
            <w:r w:rsidRPr="00AA38E8">
              <w:rPr>
                <w:rFonts w:cs="Calibri"/>
                <w:sz w:val="19"/>
              </w:rPr>
              <w:t>Description</w:t>
            </w:r>
          </w:p>
        </w:tc>
      </w:tr>
      <w:tr w:rsidR="001161D2" w:rsidRPr="00AA38E8" w:rsidTr="00D52276">
        <w:tc>
          <w:tcPr>
            <w:tcW w:w="2437" w:type="dxa"/>
            <w:tcBorders>
              <w:bottom w:val="single" w:sz="4" w:space="0" w:color="auto"/>
            </w:tcBorders>
            <w:shd w:val="clear" w:color="auto" w:fill="auto"/>
          </w:tcPr>
          <w:p w:rsidR="001161D2" w:rsidRPr="00AA38E8" w:rsidRDefault="00136080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DFD</w:t>
            </w:r>
          </w:p>
        </w:tc>
        <w:tc>
          <w:tcPr>
            <w:tcW w:w="6202" w:type="dxa"/>
            <w:tcBorders>
              <w:bottom w:val="single" w:sz="4" w:space="0" w:color="auto"/>
            </w:tcBorders>
            <w:shd w:val="clear" w:color="auto" w:fill="auto"/>
          </w:tcPr>
          <w:p w:rsidR="001161D2" w:rsidRPr="00AA38E8" w:rsidRDefault="00E53BF0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Design functional diagram</w:t>
            </w:r>
          </w:p>
        </w:tc>
      </w:tr>
      <w:tr w:rsidR="00D52276" w:rsidRPr="00AA38E8" w:rsidTr="00D52276">
        <w:tc>
          <w:tcPr>
            <w:tcW w:w="2437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MDD</w:t>
            </w:r>
          </w:p>
        </w:tc>
        <w:tc>
          <w:tcPr>
            <w:tcW w:w="6202" w:type="dxa"/>
            <w:tcBorders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Module design Document</w:t>
            </w:r>
          </w:p>
        </w:tc>
      </w:tr>
      <w:tr w:rsidR="00D52276" w:rsidRPr="00AA38E8" w:rsidTr="00D52276">
        <w:tc>
          <w:tcPr>
            <w:tcW w:w="243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</w:p>
        </w:tc>
        <w:tc>
          <w:tcPr>
            <w:tcW w:w="62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Pr="00AA38E8" w:rsidRDefault="00D52276">
            <w:pPr>
              <w:rPr>
                <w:rFonts w:cs="Calibri"/>
                <w:sz w:val="19"/>
              </w:rPr>
            </w:pPr>
            <w:r>
              <w:rPr>
                <w:rFonts w:cs="Calibri"/>
                <w:sz w:val="19"/>
              </w:rPr>
              <w:t>&lt;ADD  more to the table if applicable&gt;</w:t>
            </w:r>
          </w:p>
        </w:tc>
      </w:tr>
      <w:tr w:rsidR="00D52276" w:rsidRPr="00AA38E8" w:rsidTr="00151B09">
        <w:trPr>
          <w:trHeight w:val="87"/>
        </w:trPr>
        <w:tc>
          <w:tcPr>
            <w:tcW w:w="2437" w:type="dxa"/>
            <w:shd w:val="clear" w:color="auto" w:fill="auto"/>
          </w:tcPr>
          <w:p w:rsidR="00D52276" w:rsidRDefault="00D52276">
            <w:pPr>
              <w:rPr>
                <w:rFonts w:cs="Calibri"/>
                <w:sz w:val="19"/>
              </w:rPr>
            </w:pPr>
          </w:p>
        </w:tc>
        <w:tc>
          <w:tcPr>
            <w:tcW w:w="6202" w:type="dxa"/>
            <w:shd w:val="clear" w:color="auto" w:fill="auto"/>
          </w:tcPr>
          <w:p w:rsidR="00D52276" w:rsidRPr="00AA38E8" w:rsidRDefault="00D52276">
            <w:pPr>
              <w:rPr>
                <w:rFonts w:cs="Calibri"/>
                <w:sz w:val="19"/>
              </w:rPr>
            </w:pPr>
          </w:p>
        </w:tc>
      </w:tr>
    </w:tbl>
    <w:p w:rsidR="00B81C1B" w:rsidRPr="00AA38E8" w:rsidRDefault="00B81C1B">
      <w:pPr>
        <w:rPr>
          <w:rFonts w:cs="Calibri"/>
          <w:sz w:val="19"/>
        </w:rPr>
      </w:pPr>
    </w:p>
    <w:p w:rsidR="00063A7A" w:rsidRPr="00AA38E8" w:rsidRDefault="00063A7A" w:rsidP="00B915B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687" w:name="_Toc506219807"/>
      <w:r w:rsidRPr="00AA38E8">
        <w:rPr>
          <w:rFonts w:ascii="Calibri" w:hAnsi="Calibri" w:cs="Calibri"/>
        </w:rPr>
        <w:lastRenderedPageBreak/>
        <w:t>References</w:t>
      </w:r>
      <w:bookmarkEnd w:id="687"/>
    </w:p>
    <w:p w:rsidR="00063A7A" w:rsidRPr="00AA38E8" w:rsidRDefault="00063A7A" w:rsidP="00063A7A">
      <w:pPr>
        <w:rPr>
          <w:rFonts w:cs="Calibri"/>
          <w:lang w:bidi="ar-SA"/>
        </w:rPr>
      </w:pPr>
      <w:r w:rsidRPr="00AA38E8">
        <w:rPr>
          <w:rFonts w:cs="Calibri"/>
          <w:lang w:bidi="ar-SA"/>
        </w:rPr>
        <w:t xml:space="preserve">This section </w:t>
      </w:r>
      <w:r w:rsidR="00C71993" w:rsidRPr="00AA38E8">
        <w:rPr>
          <w:rFonts w:cs="Calibri"/>
          <w:lang w:bidi="ar-SA"/>
        </w:rPr>
        <w:t>lists</w:t>
      </w:r>
      <w:r w:rsidRPr="00AA38E8">
        <w:rPr>
          <w:rFonts w:cs="Calibri"/>
          <w:lang w:bidi="ar-SA"/>
        </w:rPr>
        <w:t xml:space="preserve"> the title &amp; version of all the documents that are referred for development of this document</w:t>
      </w:r>
    </w:p>
    <w:tbl>
      <w:tblPr>
        <w:tblW w:w="0" w:type="auto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1101"/>
        <w:gridCol w:w="6095"/>
        <w:gridCol w:w="2091"/>
      </w:tblGrid>
      <w:tr w:rsidR="00063A7A" w:rsidRPr="00AA38E8" w:rsidTr="00151B09">
        <w:tc>
          <w:tcPr>
            <w:tcW w:w="110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Sr. No.</w:t>
            </w:r>
          </w:p>
        </w:tc>
        <w:tc>
          <w:tcPr>
            <w:tcW w:w="6095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Title</w:t>
            </w:r>
          </w:p>
        </w:tc>
        <w:tc>
          <w:tcPr>
            <w:tcW w:w="2091" w:type="dxa"/>
            <w:tcBorders>
              <w:bottom w:val="single" w:sz="4" w:space="0" w:color="auto"/>
            </w:tcBorders>
            <w:shd w:val="clear" w:color="auto" w:fill="F2F2F2"/>
          </w:tcPr>
          <w:p w:rsidR="00063A7A" w:rsidRPr="00AA38E8" w:rsidRDefault="00063A7A" w:rsidP="00063A7A">
            <w:pPr>
              <w:rPr>
                <w:rFonts w:cs="Calibri"/>
                <w:lang w:bidi="ar-SA"/>
              </w:rPr>
            </w:pPr>
            <w:r w:rsidRPr="00AA38E8">
              <w:rPr>
                <w:rFonts w:cs="Calibri"/>
                <w:lang w:bidi="ar-SA"/>
              </w:rPr>
              <w:t>Version</w:t>
            </w:r>
          </w:p>
        </w:tc>
      </w:tr>
      <w:tr w:rsidR="00063A7A" w:rsidRPr="00AA38E8" w:rsidTr="00151B09">
        <w:tc>
          <w:tcPr>
            <w:tcW w:w="1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AE640F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</w:t>
            </w:r>
            <w:r w:rsidR="002D6391">
              <w:rPr>
                <w:rFonts w:cs="Calibri"/>
                <w:lang w:bidi="ar-SA"/>
              </w:rPr>
              <w:t>1</w:t>
            </w:r>
            <w:r w:rsidR="000863AA">
              <w:rPr>
                <w:rFonts w:cs="Calibri"/>
                <w:lang w:bidi="ar-SA"/>
              </w:rPr>
              <w:t>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63A7A" w:rsidRPr="00AA38E8" w:rsidRDefault="000863AA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</w:t>
            </w:r>
            <w:r w:rsidR="00B915BD">
              <w:rPr>
                <w:rFonts w:cs="Calibri"/>
                <w:lang w:bidi="ar-SA"/>
              </w:rPr>
              <w:t>MDD Guidelines</w:t>
            </w:r>
            <w:r>
              <w:rPr>
                <w:rFonts w:cs="Calibri"/>
                <w:lang w:bidi="ar-SA"/>
              </w:rPr>
              <w:t>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063A7A" w:rsidRPr="00AA38E8" w:rsidRDefault="00153F8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4.0.0</w:t>
            </w:r>
          </w:p>
        </w:tc>
      </w:tr>
      <w:tr w:rsidR="00D52276" w:rsidRPr="00AA38E8" w:rsidTr="00151B09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&lt;2&gt;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D52276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szCs w:val="19"/>
              </w:rPr>
              <w:t>&lt;</w:t>
            </w:r>
            <w:r w:rsidRPr="008C412D">
              <w:rPr>
                <w:rFonts w:cs="Calibri"/>
                <w:szCs w:val="19"/>
              </w:rPr>
              <w:t>Software Naming Conventions</w:t>
            </w:r>
            <w:r>
              <w:rPr>
                <w:rFonts w:cs="Calibri"/>
                <w:szCs w:val="19"/>
              </w:rPr>
              <w:t>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D52276" w:rsidRDefault="00153F8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4.0.0</w:t>
            </w:r>
          </w:p>
        </w:tc>
      </w:tr>
      <w:tr w:rsidR="00132EC3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132EC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&lt;3&gt;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132EC3" w:rsidP="00063A7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 xml:space="preserve">&lt;Coding </w:t>
            </w:r>
            <w:r w:rsidR="00C71993">
              <w:rPr>
                <w:rFonts w:cs="Calibri"/>
                <w:szCs w:val="19"/>
              </w:rPr>
              <w:t>standards</w:t>
            </w:r>
            <w:r>
              <w:rPr>
                <w:rFonts w:cs="Calibri"/>
                <w:szCs w:val="19"/>
              </w:rPr>
              <w:t>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132EC3" w:rsidRDefault="00153F83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4.0.0</w:t>
            </w:r>
          </w:p>
        </w:tc>
      </w:tr>
      <w:tr w:rsidR="00B352F7" w:rsidRPr="00AA38E8" w:rsidTr="00D31601">
        <w:tc>
          <w:tcPr>
            <w:tcW w:w="110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B352F7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&lt;4&gt;</w:t>
            </w:r>
          </w:p>
        </w:tc>
        <w:tc>
          <w:tcPr>
            <w:tcW w:w="6095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B352F7" w:rsidP="009C2C9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>&lt;FDD &gt;</w:t>
            </w:r>
          </w:p>
        </w:tc>
        <w:tc>
          <w:tcPr>
            <w:tcW w:w="209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B352F7" w:rsidRDefault="00391B7B" w:rsidP="00063A7A">
            <w:pPr>
              <w:rPr>
                <w:rFonts w:cs="Calibri"/>
                <w:lang w:bidi="ar-SA"/>
              </w:rPr>
            </w:pPr>
            <w:r>
              <w:rPr>
                <w:rFonts w:cs="Calibri"/>
                <w:lang w:bidi="ar-SA"/>
              </w:rPr>
              <w:t>Not available</w:t>
            </w:r>
          </w:p>
        </w:tc>
      </w:tr>
      <w:tr w:rsidR="00D31601" w:rsidRPr="00AA38E8" w:rsidTr="00D52276">
        <w:tc>
          <w:tcPr>
            <w:tcW w:w="1101" w:type="dxa"/>
            <w:tcBorders>
              <w:top w:val="single" w:sz="4" w:space="0" w:color="auto"/>
            </w:tcBorders>
            <w:shd w:val="clear" w:color="auto" w:fill="auto"/>
          </w:tcPr>
          <w:p w:rsidR="00D31601" w:rsidRDefault="00D31601" w:rsidP="00063A7A">
            <w:pPr>
              <w:rPr>
                <w:rFonts w:cs="Calibri"/>
                <w:lang w:bidi="ar-SA"/>
              </w:rPr>
            </w:pPr>
          </w:p>
        </w:tc>
        <w:tc>
          <w:tcPr>
            <w:tcW w:w="6095" w:type="dxa"/>
            <w:tcBorders>
              <w:top w:val="single" w:sz="4" w:space="0" w:color="auto"/>
            </w:tcBorders>
            <w:shd w:val="clear" w:color="auto" w:fill="auto"/>
          </w:tcPr>
          <w:p w:rsidR="00D31601" w:rsidRDefault="00D31601" w:rsidP="00063A7A">
            <w:pPr>
              <w:rPr>
                <w:rFonts w:cs="Calibri"/>
                <w:szCs w:val="19"/>
              </w:rPr>
            </w:pPr>
            <w:r>
              <w:rPr>
                <w:rFonts w:cs="Calibri"/>
                <w:szCs w:val="19"/>
              </w:rPr>
              <w:t>&lt;Add if more available&gt;</w:t>
            </w:r>
          </w:p>
        </w:tc>
        <w:tc>
          <w:tcPr>
            <w:tcW w:w="2091" w:type="dxa"/>
            <w:tcBorders>
              <w:top w:val="single" w:sz="4" w:space="0" w:color="auto"/>
            </w:tcBorders>
            <w:shd w:val="clear" w:color="auto" w:fill="auto"/>
          </w:tcPr>
          <w:p w:rsidR="00D31601" w:rsidRDefault="00D31601" w:rsidP="00063A7A">
            <w:pPr>
              <w:rPr>
                <w:rFonts w:cs="Calibri"/>
                <w:lang w:bidi="ar-SA"/>
              </w:rPr>
            </w:pPr>
          </w:p>
        </w:tc>
      </w:tr>
    </w:tbl>
    <w:p w:rsidR="00120D8E" w:rsidRPr="00AA38E8" w:rsidRDefault="00153F83" w:rsidP="00D6547D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688" w:name="_Toc506219808"/>
      <w:bookmarkEnd w:id="24"/>
      <w:bookmarkEnd w:id="25"/>
      <w:bookmarkEnd w:id="26"/>
      <w:bookmarkEnd w:id="27"/>
      <w:bookmarkEnd w:id="28"/>
      <w:r>
        <w:rPr>
          <w:rFonts w:ascii="Calibri" w:hAnsi="Calibri" w:cs="Calibri"/>
        </w:rPr>
        <w:lastRenderedPageBreak/>
        <w:t>XCP</w:t>
      </w:r>
      <w:r w:rsidR="00677453">
        <w:rPr>
          <w:rFonts w:ascii="Calibri" w:hAnsi="Calibri" w:cs="Calibri"/>
        </w:rPr>
        <w:t xml:space="preserve"> Interface</w:t>
      </w:r>
      <w:r w:rsidR="002D6391">
        <w:rPr>
          <w:rFonts w:ascii="Calibri" w:hAnsi="Calibri" w:cs="Calibri"/>
        </w:rPr>
        <w:t xml:space="preserve"> &amp; </w:t>
      </w:r>
      <w:r w:rsidR="00120D8E" w:rsidRPr="00AA38E8">
        <w:rPr>
          <w:rFonts w:ascii="Calibri" w:hAnsi="Calibri" w:cs="Calibri"/>
        </w:rPr>
        <w:t>High-Level Description</w:t>
      </w:r>
      <w:bookmarkEnd w:id="688"/>
    </w:p>
    <w:p w:rsidR="00120D8E" w:rsidRPr="00677453" w:rsidRDefault="00153F83" w:rsidP="00120D8E">
      <w:pPr>
        <w:rPr>
          <w:rFonts w:cs="Calibri"/>
        </w:rPr>
      </w:pPr>
      <w:r w:rsidRPr="00677453">
        <w:rPr>
          <w:rFonts w:cs="Calibri"/>
        </w:rPr>
        <w:t>XCP</w:t>
      </w:r>
      <w:r w:rsidR="00677453" w:rsidRPr="00677453">
        <w:rPr>
          <w:rFonts w:cs="Calibri"/>
        </w:rPr>
        <w:t xml:space="preserve"> Interface</w:t>
      </w:r>
      <w:r w:rsidRPr="00677453">
        <w:rPr>
          <w:rFonts w:cs="Calibri"/>
        </w:rPr>
        <w:t xml:space="preserve"> provides </w:t>
      </w:r>
      <w:r w:rsidR="00677453" w:rsidRPr="00677453">
        <w:rPr>
          <w:rFonts w:cs="Calibri"/>
        </w:rPr>
        <w:t xml:space="preserve">multiple </w:t>
      </w:r>
      <w:r w:rsidRPr="00677453">
        <w:rPr>
          <w:rFonts w:cs="Calibri"/>
        </w:rPr>
        <w:t>functions t</w:t>
      </w:r>
      <w:r w:rsidR="00677453" w:rsidRPr="00677453">
        <w:rPr>
          <w:rFonts w:cs="Calibri"/>
        </w:rPr>
        <w:t>hat</w:t>
      </w:r>
      <w:r w:rsidRPr="00677453">
        <w:rPr>
          <w:rFonts w:cs="Calibri"/>
        </w:rPr>
        <w:t xml:space="preserve"> allow XCP end users and tools to interface with software components </w:t>
      </w:r>
      <w:r w:rsidR="00677453" w:rsidRPr="00677453">
        <w:rPr>
          <w:rFonts w:cs="Calibri"/>
        </w:rPr>
        <w:t>contained in the application</w:t>
      </w:r>
      <w:r w:rsidRPr="00677453">
        <w:rPr>
          <w:rFonts w:cs="Calibri"/>
        </w:rPr>
        <w:t xml:space="preserve">. </w:t>
      </w:r>
    </w:p>
    <w:p w:rsidR="00120D8E" w:rsidRPr="00AA38E8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689" w:name="_Toc506219809"/>
      <w:r w:rsidRPr="00AA38E8">
        <w:rPr>
          <w:rFonts w:ascii="Calibri" w:hAnsi="Calibri" w:cs="Calibri"/>
        </w:rPr>
        <w:lastRenderedPageBreak/>
        <w:t>Design details of software module</w:t>
      </w:r>
      <w:bookmarkEnd w:id="689"/>
    </w:p>
    <w:p w:rsidR="00DE24CB" w:rsidRPr="00AA38E8" w:rsidRDefault="00BA0018" w:rsidP="00DE24CB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690" w:name="_Toc422301296"/>
      <w:bookmarkStart w:id="691" w:name="_Toc506219810"/>
      <w:bookmarkEnd w:id="690"/>
      <w:r>
        <w:rPr>
          <w:rFonts w:ascii="Calibri" w:hAnsi="Calibri" w:cs="Calibri"/>
        </w:rPr>
        <w:t>G</w:t>
      </w:r>
      <w:r w:rsidR="002D6391">
        <w:rPr>
          <w:rFonts w:ascii="Calibri" w:hAnsi="Calibri" w:cs="Calibri"/>
        </w:rPr>
        <w:t xml:space="preserve">raphical representation of </w:t>
      </w:r>
      <w:r w:rsidR="00153F83">
        <w:rPr>
          <w:rFonts w:ascii="Calibri" w:hAnsi="Calibri" w:cs="Calibri"/>
        </w:rPr>
        <w:t>XCP</w:t>
      </w:r>
      <w:r w:rsidR="00677453">
        <w:rPr>
          <w:rFonts w:ascii="Calibri" w:hAnsi="Calibri" w:cs="Calibri"/>
        </w:rPr>
        <w:t xml:space="preserve"> Interface</w:t>
      </w:r>
      <w:bookmarkEnd w:id="691"/>
    </w:p>
    <w:p w:rsidR="00656B0A" w:rsidRDefault="00677453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2D6391" w:rsidRPr="002D6391" w:rsidRDefault="002D6391" w:rsidP="002D6391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692" w:name="_Toc506219811"/>
      <w:r w:rsidRPr="002D6391">
        <w:rPr>
          <w:rFonts w:ascii="Calibri" w:hAnsi="Calibri" w:cs="Calibri"/>
        </w:rPr>
        <w:t>Data Flow Diagram</w:t>
      </w:r>
      <w:bookmarkEnd w:id="692"/>
    </w:p>
    <w:p w:rsidR="002D6391" w:rsidRPr="002D6391" w:rsidRDefault="00153F83" w:rsidP="002D6391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2D6391" w:rsidRPr="002D6391" w:rsidRDefault="002D6391" w:rsidP="00A3258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693" w:name="_Toc375924736"/>
      <w:bookmarkStart w:id="694" w:name="_Toc506219812"/>
      <w:r w:rsidRPr="002D6391">
        <w:rPr>
          <w:rFonts w:ascii="Calibri" w:hAnsi="Calibri" w:cs="Calibri"/>
        </w:rPr>
        <w:t>Module level DFD</w:t>
      </w:r>
      <w:bookmarkEnd w:id="693"/>
      <w:bookmarkEnd w:id="694"/>
    </w:p>
    <w:p w:rsidR="00722EA8" w:rsidRDefault="00153F83" w:rsidP="00722EA8">
      <w:pPr>
        <w:rPr>
          <w:i/>
          <w:lang w:bidi="ar-SA"/>
        </w:rPr>
      </w:pPr>
      <w:r>
        <w:rPr>
          <w:rFonts w:cs="Calibri"/>
          <w:i/>
          <w:lang w:bidi="ar-SA"/>
        </w:rPr>
        <w:t>None</w:t>
      </w:r>
    </w:p>
    <w:p w:rsidR="00A32585" w:rsidRPr="00A32585" w:rsidRDefault="00A32585" w:rsidP="00A3258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695" w:name="_Toc375924737"/>
      <w:bookmarkStart w:id="696" w:name="_Toc506219813"/>
      <w:r w:rsidRPr="00A32585">
        <w:rPr>
          <w:rFonts w:ascii="Calibri" w:hAnsi="Calibri" w:cs="Calibri"/>
        </w:rPr>
        <w:t>Sub-Module level DFD</w:t>
      </w:r>
      <w:bookmarkEnd w:id="695"/>
      <w:bookmarkEnd w:id="696"/>
    </w:p>
    <w:p w:rsidR="00C576BF" w:rsidRPr="002748BA" w:rsidRDefault="00153F83" w:rsidP="002748BA">
      <w:pPr>
        <w:rPr>
          <w:i/>
          <w:lang w:bidi="ar-SA"/>
        </w:rPr>
      </w:pPr>
      <w:r>
        <w:rPr>
          <w:i/>
          <w:lang w:bidi="ar-SA"/>
        </w:rPr>
        <w:t>None</w:t>
      </w:r>
    </w:p>
    <w:p w:rsidR="00C576BF" w:rsidRPr="00151B09" w:rsidRDefault="00B85E5D" w:rsidP="00151B09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697" w:name="_Toc506219814"/>
      <w:r w:rsidRPr="00151B09">
        <w:rPr>
          <w:rFonts w:ascii="Calibri" w:hAnsi="Calibri" w:cs="Calibri"/>
        </w:rPr>
        <w:t>COMPONENT FLOW DIAGRAM</w:t>
      </w:r>
      <w:bookmarkEnd w:id="697"/>
    </w:p>
    <w:p w:rsidR="00A32585" w:rsidRPr="002D6391" w:rsidRDefault="00153F83" w:rsidP="00722EA8">
      <w:pPr>
        <w:rPr>
          <w:i/>
          <w:lang w:bidi="ar-SA"/>
        </w:rPr>
      </w:pPr>
      <w:r>
        <w:rPr>
          <w:i/>
          <w:lang w:bidi="ar-SA"/>
        </w:rPr>
        <w:t>None</w:t>
      </w:r>
    </w:p>
    <w:p w:rsidR="00656B0A" w:rsidRPr="00AA38E8" w:rsidRDefault="00656B0A" w:rsidP="00656B0A">
      <w:pPr>
        <w:rPr>
          <w:rFonts w:cs="Calibri"/>
        </w:rPr>
      </w:pPr>
    </w:p>
    <w:p w:rsidR="00656B0A" w:rsidRDefault="00656B0A" w:rsidP="00DE24CB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698" w:name="_Toc506219815"/>
      <w:r w:rsidRPr="00AA38E8">
        <w:rPr>
          <w:rFonts w:ascii="Calibri" w:hAnsi="Calibri" w:cs="Calibri"/>
        </w:rPr>
        <w:lastRenderedPageBreak/>
        <w:t>Variable Data Dictionary</w:t>
      </w:r>
      <w:bookmarkEnd w:id="698"/>
    </w:p>
    <w:p w:rsidR="00656B0A" w:rsidRPr="00AA38E8" w:rsidRDefault="00656B0A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699" w:name="_Toc382295838"/>
      <w:bookmarkStart w:id="700" w:name="_Toc382297291"/>
      <w:bookmarkStart w:id="701" w:name="_Toc383611455"/>
      <w:bookmarkStart w:id="702" w:name="_Toc389212942"/>
      <w:bookmarkStart w:id="703" w:name="_Toc382295839"/>
      <w:bookmarkStart w:id="704" w:name="_Toc382297292"/>
      <w:bookmarkStart w:id="705" w:name="_Toc383611456"/>
      <w:bookmarkStart w:id="706" w:name="_Toc389212943"/>
      <w:bookmarkStart w:id="707" w:name="_Toc382295842"/>
      <w:bookmarkStart w:id="708" w:name="_Toc382297295"/>
      <w:bookmarkStart w:id="709" w:name="_Toc383611459"/>
      <w:bookmarkStart w:id="710" w:name="_Toc389212946"/>
      <w:bookmarkStart w:id="711" w:name="_Toc382295843"/>
      <w:bookmarkStart w:id="712" w:name="_Toc382297296"/>
      <w:bookmarkStart w:id="713" w:name="_Toc383611460"/>
      <w:bookmarkStart w:id="714" w:name="_Toc389212947"/>
      <w:bookmarkStart w:id="715" w:name="_Toc382295850"/>
      <w:bookmarkStart w:id="716" w:name="_Toc382297303"/>
      <w:bookmarkStart w:id="717" w:name="_Toc383611467"/>
      <w:bookmarkStart w:id="718" w:name="_Toc389212954"/>
      <w:bookmarkStart w:id="719" w:name="_Toc382295853"/>
      <w:bookmarkStart w:id="720" w:name="_Toc382297306"/>
      <w:bookmarkStart w:id="721" w:name="_Toc383611470"/>
      <w:bookmarkStart w:id="722" w:name="_Toc389212957"/>
      <w:bookmarkStart w:id="723" w:name="_Toc382295856"/>
      <w:bookmarkStart w:id="724" w:name="_Toc382297309"/>
      <w:bookmarkStart w:id="725" w:name="_Toc383611473"/>
      <w:bookmarkStart w:id="726" w:name="_Toc389212960"/>
      <w:bookmarkStart w:id="727" w:name="_Toc382295858"/>
      <w:bookmarkStart w:id="728" w:name="_Toc382297311"/>
      <w:bookmarkStart w:id="729" w:name="_Toc383611475"/>
      <w:bookmarkStart w:id="730" w:name="_Toc389212962"/>
      <w:bookmarkStart w:id="731" w:name="_Toc382295859"/>
      <w:bookmarkStart w:id="732" w:name="_Toc382297312"/>
      <w:bookmarkStart w:id="733" w:name="_Toc383611476"/>
      <w:bookmarkStart w:id="734" w:name="_Toc389212963"/>
      <w:bookmarkStart w:id="735" w:name="_Toc382295876"/>
      <w:bookmarkStart w:id="736" w:name="_Toc382297329"/>
      <w:bookmarkStart w:id="737" w:name="_Toc383611493"/>
      <w:bookmarkStart w:id="738" w:name="_Toc389212980"/>
      <w:bookmarkStart w:id="739" w:name="_Toc506219816"/>
      <w:bookmarkEnd w:id="699"/>
      <w:bookmarkEnd w:id="700"/>
      <w:bookmarkEnd w:id="701"/>
      <w:bookmarkEnd w:id="702"/>
      <w:bookmarkEnd w:id="703"/>
      <w:bookmarkEnd w:id="704"/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r w:rsidRPr="00AA38E8">
        <w:rPr>
          <w:rFonts w:ascii="Calibri" w:hAnsi="Calibri" w:cs="Calibri"/>
        </w:rPr>
        <w:t>User defined typedef definition/declaration</w:t>
      </w:r>
      <w:bookmarkEnd w:id="739"/>
      <w:r w:rsidRPr="00AA38E8">
        <w:rPr>
          <w:rFonts w:ascii="Calibri" w:hAnsi="Calibri" w:cs="Calibri"/>
        </w:rPr>
        <w:t xml:space="preserve"> </w:t>
      </w:r>
    </w:p>
    <w:p w:rsidR="002E2ADA" w:rsidRPr="00AA38E8" w:rsidRDefault="002E2ADA" w:rsidP="00656B0A">
      <w:pPr>
        <w:rPr>
          <w:rFonts w:cs="Calibri"/>
        </w:rPr>
      </w:pPr>
    </w:p>
    <w:tbl>
      <w:tblPr>
        <w:tblW w:w="9823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3097"/>
        <w:gridCol w:w="1126"/>
        <w:gridCol w:w="1126"/>
        <w:gridCol w:w="1126"/>
      </w:tblGrid>
      <w:tr w:rsidR="00656B0A" w:rsidRPr="00AA38E8" w:rsidTr="00F25926">
        <w:tc>
          <w:tcPr>
            <w:tcW w:w="3348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Typedef Name</w:t>
            </w:r>
          </w:p>
        </w:tc>
        <w:tc>
          <w:tcPr>
            <w:tcW w:w="3097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User Defined Type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(min)</w:t>
            </w:r>
          </w:p>
        </w:tc>
        <w:tc>
          <w:tcPr>
            <w:tcW w:w="1126" w:type="dxa"/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Legal Range</w:t>
            </w:r>
          </w:p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(max)</w:t>
            </w:r>
          </w:p>
        </w:tc>
      </w:tr>
      <w:tr w:rsidR="00656B0A" w:rsidRPr="00AA38E8" w:rsidTr="00F25926">
        <w:tc>
          <w:tcPr>
            <w:tcW w:w="3348" w:type="dxa"/>
          </w:tcPr>
          <w:p w:rsidR="00656B0A" w:rsidRPr="00AA38E8" w:rsidRDefault="00656B0A" w:rsidP="002748BA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3097" w:type="dxa"/>
          </w:tcPr>
          <w:p w:rsidR="00656B0A" w:rsidRPr="00AA38E8" w:rsidRDefault="00656B0A" w:rsidP="00D5227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56B0A" w:rsidRPr="00AA38E8" w:rsidRDefault="00656B0A" w:rsidP="006B5804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56B0A" w:rsidRPr="00AA38E8" w:rsidRDefault="00656B0A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56B0A" w:rsidRPr="00AA38E8" w:rsidRDefault="00656B0A" w:rsidP="00F25926">
            <w:pPr>
              <w:spacing w:before="60"/>
              <w:rPr>
                <w:rFonts w:cs="Calibri"/>
                <w:sz w:val="16"/>
              </w:rPr>
            </w:pPr>
          </w:p>
        </w:tc>
      </w:tr>
      <w:tr w:rsidR="006B5804" w:rsidRPr="00AA38E8" w:rsidTr="00F25926">
        <w:tc>
          <w:tcPr>
            <w:tcW w:w="3348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3097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6B5804" w:rsidRPr="00AA38E8" w:rsidRDefault="006B5804" w:rsidP="00F25926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49479C" w:rsidRPr="0048012A" w:rsidRDefault="0049479C" w:rsidP="00B263A8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40" w:name="_Toc338170478"/>
      <w:bookmarkStart w:id="741" w:name="_Toc375924743"/>
      <w:bookmarkStart w:id="742" w:name="_Toc506219817"/>
      <w:r w:rsidRPr="0048012A">
        <w:rPr>
          <w:rFonts w:ascii="Calibri" w:hAnsi="Calibri" w:cs="Calibri"/>
        </w:rPr>
        <w:t>Variable definition for enumerated types</w:t>
      </w:r>
      <w:bookmarkEnd w:id="740"/>
      <w:bookmarkEnd w:id="741"/>
      <w:bookmarkEnd w:id="742"/>
    </w:p>
    <w:tbl>
      <w:tblPr>
        <w:tblW w:w="7571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A0" w:firstRow="1" w:lastRow="0" w:firstColumn="1" w:lastColumn="0" w:noHBand="0" w:noVBand="0"/>
      </w:tblPr>
      <w:tblGrid>
        <w:gridCol w:w="3348"/>
        <w:gridCol w:w="3097"/>
        <w:gridCol w:w="1126"/>
      </w:tblGrid>
      <w:tr w:rsidR="007E1D79" w:rsidRPr="00AA38E8" w:rsidTr="00151B09">
        <w:tc>
          <w:tcPr>
            <w:tcW w:w="3348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 xml:space="preserve">Enum </w:t>
            </w:r>
            <w:r w:rsidRPr="00AA38E8">
              <w:rPr>
                <w:rFonts w:cs="Calibri"/>
                <w:sz w:val="16"/>
              </w:rPr>
              <w:t xml:space="preserve"> Name</w:t>
            </w:r>
          </w:p>
        </w:tc>
        <w:tc>
          <w:tcPr>
            <w:tcW w:w="3097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Element Name</w:t>
            </w:r>
          </w:p>
        </w:tc>
        <w:tc>
          <w:tcPr>
            <w:tcW w:w="1126" w:type="dxa"/>
            <w:shd w:val="pct30" w:color="FFFF00" w:fill="FFFFFF"/>
          </w:tcPr>
          <w:p w:rsidR="007E1D79" w:rsidRPr="00AA38E8" w:rsidRDefault="007E1D79" w:rsidP="00236557">
            <w:pPr>
              <w:spacing w:before="60"/>
              <w:jc w:val="center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Value</w:t>
            </w:r>
          </w:p>
        </w:tc>
      </w:tr>
      <w:tr w:rsidR="007E1D79" w:rsidRPr="00AA38E8" w:rsidTr="00151B09">
        <w:tc>
          <w:tcPr>
            <w:tcW w:w="3348" w:type="dxa"/>
          </w:tcPr>
          <w:p w:rsidR="007E1D79" w:rsidRPr="00AA38E8" w:rsidRDefault="007E1D79" w:rsidP="001D631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3097" w:type="dxa"/>
          </w:tcPr>
          <w:p w:rsidR="007E1D79" w:rsidRPr="00AA38E8" w:rsidRDefault="007E1D79" w:rsidP="00236557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1126" w:type="dxa"/>
          </w:tcPr>
          <w:p w:rsidR="007E1D79" w:rsidRPr="00AA38E8" w:rsidRDefault="007E1D79" w:rsidP="00236557">
            <w:pPr>
              <w:spacing w:before="60"/>
              <w:rPr>
                <w:rFonts w:cs="Calibri"/>
                <w:sz w:val="16"/>
              </w:rPr>
            </w:pPr>
          </w:p>
        </w:tc>
      </w:tr>
    </w:tbl>
    <w:p w:rsidR="00F64A35" w:rsidRDefault="00F64A35" w:rsidP="00656B0A">
      <w:pPr>
        <w:rPr>
          <w:i/>
          <w:lang w:bidi="ar-SA"/>
        </w:rPr>
      </w:pPr>
    </w:p>
    <w:p w:rsidR="00F64A35" w:rsidRDefault="00F64A35" w:rsidP="00656B0A">
      <w:pPr>
        <w:rPr>
          <w:i/>
          <w:lang w:bidi="ar-SA"/>
        </w:rPr>
      </w:pPr>
    </w:p>
    <w:p w:rsidR="00F64A35" w:rsidRDefault="00F64A35" w:rsidP="00656B0A">
      <w:pPr>
        <w:rPr>
          <w:i/>
          <w:lang w:bidi="ar-SA"/>
        </w:rPr>
      </w:pPr>
    </w:p>
    <w:p w:rsidR="00F64A35" w:rsidRDefault="00F64A35" w:rsidP="00656B0A">
      <w:pPr>
        <w:rPr>
          <w:i/>
          <w:lang w:bidi="ar-SA"/>
        </w:rPr>
      </w:pPr>
    </w:p>
    <w:p w:rsidR="00F64A35" w:rsidRDefault="00F64A35" w:rsidP="00F64A35">
      <w:pPr>
        <w:rPr>
          <w:lang w:bidi="ar-SA"/>
        </w:rPr>
      </w:pPr>
    </w:p>
    <w:p w:rsidR="00656B0A" w:rsidRPr="00AA38E8" w:rsidRDefault="00656B0A" w:rsidP="002E2ADA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743" w:name="_Toc506219818"/>
      <w:r w:rsidRPr="00AA38E8">
        <w:rPr>
          <w:rFonts w:ascii="Calibri" w:hAnsi="Calibri" w:cs="Calibri"/>
        </w:rPr>
        <w:lastRenderedPageBreak/>
        <w:t>Constant Data Dictionary</w:t>
      </w:r>
      <w:bookmarkEnd w:id="743"/>
    </w:p>
    <w:p w:rsidR="00656B0A" w:rsidRPr="00AA38E8" w:rsidRDefault="00656B0A" w:rsidP="002E2AD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44" w:name="_Toc382297340"/>
      <w:bookmarkStart w:id="745" w:name="_Toc383611504"/>
      <w:bookmarkStart w:id="746" w:name="_Toc389212991"/>
      <w:bookmarkStart w:id="747" w:name="_Toc382297341"/>
      <w:bookmarkStart w:id="748" w:name="_Toc383611505"/>
      <w:bookmarkStart w:id="749" w:name="_Toc389212992"/>
      <w:bookmarkStart w:id="750" w:name="_Toc382297346"/>
      <w:bookmarkStart w:id="751" w:name="_Toc383611510"/>
      <w:bookmarkStart w:id="752" w:name="_Toc389212997"/>
      <w:bookmarkStart w:id="753" w:name="_Toc382297348"/>
      <w:bookmarkStart w:id="754" w:name="_Toc383611512"/>
      <w:bookmarkStart w:id="755" w:name="_Toc389212999"/>
      <w:bookmarkStart w:id="756" w:name="_Toc506219819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r w:rsidRPr="00AA38E8">
        <w:rPr>
          <w:rFonts w:ascii="Calibri" w:hAnsi="Calibri" w:cs="Calibri"/>
        </w:rPr>
        <w:t>Program(fixed) Constants</w:t>
      </w:r>
      <w:bookmarkEnd w:id="756"/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757" w:name="_Toc506219820"/>
      <w:r w:rsidRPr="00AA38E8">
        <w:rPr>
          <w:rFonts w:ascii="Calibri" w:hAnsi="Calibri" w:cs="Calibri"/>
        </w:rPr>
        <w:t>Embedded Constants</w:t>
      </w:r>
      <w:bookmarkEnd w:id="757"/>
    </w:p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758" w:name="_Toc422301308"/>
      <w:bookmarkStart w:id="759" w:name="_Toc506219821"/>
      <w:bookmarkEnd w:id="758"/>
      <w:r w:rsidRPr="00AA38E8">
        <w:rPr>
          <w:rFonts w:ascii="Calibri" w:hAnsi="Calibri" w:cs="Calibri"/>
        </w:rPr>
        <w:t>Local</w:t>
      </w:r>
      <w:bookmarkEnd w:id="759"/>
    </w:p>
    <w:tbl>
      <w:tblPr>
        <w:tblW w:w="820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3888"/>
        <w:gridCol w:w="1710"/>
        <w:gridCol w:w="1225"/>
        <w:gridCol w:w="1385"/>
      </w:tblGrid>
      <w:tr w:rsidR="00656B0A" w:rsidRPr="00AA38E8" w:rsidTr="00F25926">
        <w:tc>
          <w:tcPr>
            <w:tcW w:w="38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Units</w:t>
            </w:r>
          </w:p>
        </w:tc>
        <w:tc>
          <w:tcPr>
            <w:tcW w:w="13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</w:tr>
      <w:tr w:rsidR="00656B0A" w:rsidRPr="00AA38E8" w:rsidTr="00F25926">
        <w:tc>
          <w:tcPr>
            <w:tcW w:w="38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9B6BDF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7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3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56B0A" w:rsidRPr="00AA38E8" w:rsidRDefault="00656B0A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</w:tr>
    </w:tbl>
    <w:p w:rsidR="00656B0A" w:rsidRPr="00AA38E8" w:rsidRDefault="00656B0A" w:rsidP="002E2ADA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760" w:name="_Toc506219822"/>
      <w:r w:rsidRPr="00AA38E8">
        <w:rPr>
          <w:rFonts w:ascii="Calibri" w:hAnsi="Calibri" w:cs="Calibri"/>
        </w:rPr>
        <w:t>Global</w:t>
      </w:r>
      <w:bookmarkEnd w:id="760"/>
    </w:p>
    <w:p w:rsidR="00656B0A" w:rsidRPr="007129B5" w:rsidRDefault="00656B0A" w:rsidP="00656B0A">
      <w:pPr>
        <w:rPr>
          <w:rFonts w:cs="Calibri"/>
          <w:i/>
        </w:rPr>
      </w:pPr>
    </w:p>
    <w:tbl>
      <w:tblPr>
        <w:tblW w:w="4608" w:type="dxa"/>
        <w:jc w:val="center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4608"/>
      </w:tblGrid>
      <w:tr w:rsidR="00656B0A" w:rsidRPr="00AA38E8" w:rsidTr="00677453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</w:tr>
      <w:tr w:rsidR="00656B0A" w:rsidRPr="00AA38E8" w:rsidTr="00677453">
        <w:trPr>
          <w:jc w:val="center"/>
        </w:trPr>
        <w:tc>
          <w:tcPr>
            <w:tcW w:w="4608" w:type="dxa"/>
            <w:tcBorders>
              <w:top w:val="single" w:sz="6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:rsidR="00656B0A" w:rsidRPr="00AA38E8" w:rsidRDefault="00677453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677453">
              <w:rPr>
                <w:rFonts w:cs="Calibri"/>
                <w:sz w:val="16"/>
                <w:szCs w:val="16"/>
              </w:rPr>
              <w:t>XcpEventChannel_2ms_DAQ_2</w:t>
            </w:r>
          </w:p>
        </w:tc>
      </w:tr>
    </w:tbl>
    <w:p w:rsidR="00656B0A" w:rsidRPr="00AA38E8" w:rsidRDefault="00656B0A" w:rsidP="00656B0A">
      <w:pPr>
        <w:rPr>
          <w:rFonts w:cs="Calibri"/>
        </w:rPr>
      </w:pPr>
    </w:p>
    <w:p w:rsidR="00656B0A" w:rsidRPr="00AA38E8" w:rsidRDefault="00656B0A" w:rsidP="002E2ADA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761" w:name="_Toc506219823"/>
      <w:r w:rsidRPr="00AA38E8">
        <w:rPr>
          <w:rFonts w:ascii="Calibri" w:hAnsi="Calibri" w:cs="Calibri"/>
        </w:rPr>
        <w:t>Module specific Lookup Tables Constants</w:t>
      </w:r>
      <w:bookmarkEnd w:id="761"/>
    </w:p>
    <w:p w:rsidR="00656B0A" w:rsidRPr="007129B5" w:rsidRDefault="00656B0A" w:rsidP="00656B0A">
      <w:pPr>
        <w:rPr>
          <w:rFonts w:cs="Calibri"/>
          <w:i/>
        </w:rPr>
      </w:pPr>
    </w:p>
    <w:tbl>
      <w:tblPr>
        <w:tblW w:w="6858" w:type="dxa"/>
        <w:tblBorders>
          <w:top w:val="single" w:sz="6" w:space="0" w:color="000000"/>
          <w:left w:val="single" w:sz="12" w:space="0" w:color="000000"/>
          <w:bottom w:val="single" w:sz="6" w:space="0" w:color="000000"/>
          <w:right w:val="single" w:sz="12" w:space="0" w:color="000000"/>
          <w:insideH w:val="nil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2898"/>
        <w:gridCol w:w="1440"/>
        <w:gridCol w:w="1260"/>
        <w:gridCol w:w="1260"/>
      </w:tblGrid>
      <w:tr w:rsidR="00656B0A" w:rsidRPr="00AA38E8" w:rsidTr="00F25926"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Constant Name</w:t>
            </w: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Resolution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Value</w:t>
            </w: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30" w:color="FFFF00" w:fill="FFFFFF"/>
          </w:tcPr>
          <w:p w:rsidR="00656B0A" w:rsidRPr="00AA38E8" w:rsidRDefault="00656B0A" w:rsidP="00F25926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  <w:r w:rsidRPr="00AA38E8">
              <w:rPr>
                <w:rFonts w:cs="Calibri"/>
                <w:sz w:val="16"/>
                <w:szCs w:val="16"/>
              </w:rPr>
              <w:t>Software Segment</w:t>
            </w:r>
          </w:p>
        </w:tc>
      </w:tr>
      <w:tr w:rsidR="009B6BDF" w:rsidRPr="00AA38E8" w:rsidTr="00151B09">
        <w:trPr>
          <w:trHeight w:val="372"/>
        </w:trPr>
        <w:tc>
          <w:tcPr>
            <w:tcW w:w="289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4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  <w:tc>
          <w:tcPr>
            <w:tcW w:w="12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9B6BDF" w:rsidRPr="00AA38E8" w:rsidRDefault="009B6BDF" w:rsidP="002E2ADA">
            <w:pPr>
              <w:spacing w:before="60"/>
              <w:jc w:val="center"/>
              <w:rPr>
                <w:rFonts w:cs="Calibri"/>
                <w:sz w:val="16"/>
                <w:szCs w:val="16"/>
              </w:rPr>
            </w:pPr>
          </w:p>
        </w:tc>
      </w:tr>
    </w:tbl>
    <w:p w:rsidR="00656B0A" w:rsidRPr="00AA38E8" w:rsidRDefault="00656B0A" w:rsidP="000A0ED7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762" w:name="_Toc506219824"/>
      <w:r w:rsidRPr="00AA38E8">
        <w:rPr>
          <w:rFonts w:ascii="Calibri" w:hAnsi="Calibri" w:cs="Calibri"/>
        </w:rPr>
        <w:lastRenderedPageBreak/>
        <w:t>Software Module Implementation</w:t>
      </w:r>
      <w:bookmarkEnd w:id="762"/>
    </w:p>
    <w:p w:rsidR="00D5295D" w:rsidRPr="00AE640F" w:rsidRDefault="00D5295D" w:rsidP="000A0ED7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63" w:name="_Toc338170484"/>
      <w:bookmarkStart w:id="764" w:name="_Toc389214467"/>
      <w:bookmarkStart w:id="765" w:name="_Toc506219825"/>
      <w:r w:rsidRPr="00AE640F">
        <w:rPr>
          <w:rFonts w:ascii="Calibri" w:hAnsi="Calibri" w:cs="Calibri"/>
        </w:rPr>
        <w:t>Sub-Module Functions</w:t>
      </w:r>
      <w:bookmarkEnd w:id="763"/>
      <w:bookmarkEnd w:id="764"/>
      <w:bookmarkEnd w:id="765"/>
    </w:p>
    <w:p w:rsidR="00D5295D" w:rsidRPr="00D5295D" w:rsidRDefault="00153F83" w:rsidP="00D5295D">
      <w:pPr>
        <w:rPr>
          <w:lang w:bidi="ar-SA"/>
        </w:rPr>
      </w:pPr>
      <w:r>
        <w:rPr>
          <w:rFonts w:cs="Calibri"/>
          <w:i/>
        </w:rPr>
        <w:t>None</w:t>
      </w:r>
    </w:p>
    <w:p w:rsidR="00656B0A" w:rsidRPr="00AA38E8" w:rsidRDefault="00656B0A" w:rsidP="000A0ED7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66" w:name="_Toc506219826"/>
      <w:r w:rsidRPr="00AA38E8">
        <w:rPr>
          <w:rFonts w:ascii="Calibri" w:hAnsi="Calibri" w:cs="Calibri"/>
        </w:rPr>
        <w:t>Initialization Functions</w:t>
      </w:r>
      <w:bookmarkEnd w:id="766"/>
    </w:p>
    <w:p w:rsidR="00E87C6F" w:rsidRPr="00AA38E8" w:rsidRDefault="00E87C6F" w:rsidP="00E87C6F">
      <w:pPr>
        <w:pStyle w:val="Heading2"/>
        <w:numPr>
          <w:ilvl w:val="2"/>
          <w:numId w:val="1"/>
        </w:numPr>
        <w:rPr>
          <w:ins w:id="767" w:author="Kevin Smith" w:date="2018-02-12T16:31:00Z"/>
          <w:rFonts w:ascii="Calibri" w:hAnsi="Calibri" w:cs="Calibri"/>
        </w:rPr>
      </w:pPr>
      <w:bookmarkStart w:id="768" w:name="_Toc506219827"/>
      <w:ins w:id="769" w:author="Kevin Smith" w:date="2018-02-12T16:31:00Z">
        <w:r>
          <w:rPr>
            <w:rFonts w:ascii="Calibri" w:hAnsi="Calibri" w:cs="Calibri"/>
          </w:rPr>
          <w:t>CDD_XcpIf</w:t>
        </w:r>
      </w:ins>
      <w:ins w:id="770" w:author="Kevin Smith" w:date="2018-02-12T16:32:00Z">
        <w:r>
          <w:rPr>
            <w:rFonts w:ascii="Calibri" w:hAnsi="Calibri" w:cs="Calibri"/>
          </w:rPr>
          <w:t>Init1</w:t>
        </w:r>
      </w:ins>
      <w:bookmarkEnd w:id="768"/>
    </w:p>
    <w:p w:rsidR="00E87C6F" w:rsidRPr="00AA38E8" w:rsidRDefault="00E87C6F" w:rsidP="00E87C6F">
      <w:pPr>
        <w:pStyle w:val="Heading2"/>
        <w:numPr>
          <w:ilvl w:val="3"/>
          <w:numId w:val="1"/>
        </w:numPr>
        <w:rPr>
          <w:ins w:id="771" w:author="Kevin Smith" w:date="2018-02-12T16:31:00Z"/>
          <w:rFonts w:ascii="Calibri" w:hAnsi="Calibri" w:cs="Calibri"/>
        </w:rPr>
      </w:pPr>
      <w:bookmarkStart w:id="772" w:name="_Toc506219828"/>
      <w:ins w:id="773" w:author="Kevin Smith" w:date="2018-02-12T16:31:00Z">
        <w:r w:rsidRPr="00AA38E8">
          <w:rPr>
            <w:rFonts w:ascii="Calibri" w:hAnsi="Calibri" w:cs="Calibri"/>
          </w:rPr>
          <w:t>Design Rationale</w:t>
        </w:r>
        <w:bookmarkEnd w:id="772"/>
      </w:ins>
    </w:p>
    <w:p w:rsidR="00E87C6F" w:rsidRPr="0033680E" w:rsidRDefault="00E87C6F" w:rsidP="00E87C6F">
      <w:pPr>
        <w:rPr>
          <w:ins w:id="774" w:author="Kevin Smith" w:date="2018-02-12T16:31:00Z"/>
          <w:rFonts w:cs="Calibri"/>
          <w:i/>
        </w:rPr>
      </w:pPr>
      <w:ins w:id="775" w:author="Kevin Smith" w:date="2018-02-12T16:31:00Z">
        <w:r>
          <w:rPr>
            <w:rFonts w:cs="Calibri"/>
            <w:i/>
          </w:rPr>
          <w:t>This f</w:t>
        </w:r>
      </w:ins>
      <w:ins w:id="776" w:author="Kevin Smith" w:date="2018-02-12T16:32:00Z">
        <w:r>
          <w:rPr>
            <w:rFonts w:cs="Calibri"/>
            <w:i/>
          </w:rPr>
          <w:t>unction is called at init to enable or disable XCP access.</w:t>
        </w:r>
      </w:ins>
    </w:p>
    <w:p w:rsidR="00E87C6F" w:rsidRPr="00AA38E8" w:rsidRDefault="00E87C6F" w:rsidP="00E87C6F">
      <w:pPr>
        <w:pStyle w:val="Heading2"/>
        <w:numPr>
          <w:ilvl w:val="3"/>
          <w:numId w:val="1"/>
        </w:numPr>
        <w:rPr>
          <w:ins w:id="777" w:author="Kevin Smith" w:date="2018-02-12T16:31:00Z"/>
          <w:rFonts w:ascii="Calibri" w:hAnsi="Calibri" w:cs="Calibri"/>
        </w:rPr>
      </w:pPr>
      <w:bookmarkStart w:id="778" w:name="_Toc506219829"/>
      <w:ins w:id="779" w:author="Kevin Smith" w:date="2018-02-12T16:31:00Z">
        <w:r w:rsidRPr="00AA38E8">
          <w:rPr>
            <w:rFonts w:ascii="Calibri" w:hAnsi="Calibri" w:cs="Calibri"/>
          </w:rPr>
          <w:t>Store Module Inputs to Local copies</w:t>
        </w:r>
        <w:bookmarkEnd w:id="778"/>
      </w:ins>
    </w:p>
    <w:p w:rsidR="00E87C6F" w:rsidRPr="0033680E" w:rsidRDefault="00E87C6F" w:rsidP="00E87C6F">
      <w:pPr>
        <w:rPr>
          <w:ins w:id="780" w:author="Kevin Smith" w:date="2018-02-12T16:31:00Z"/>
          <w:rFonts w:cs="Calibri"/>
          <w:i/>
        </w:rPr>
      </w:pPr>
      <w:ins w:id="781" w:author="Kevin Smith" w:date="2018-02-12T16:31:00Z">
        <w:r>
          <w:rPr>
            <w:rFonts w:cs="Calibri"/>
            <w:i/>
          </w:rPr>
          <w:t>None</w:t>
        </w:r>
      </w:ins>
    </w:p>
    <w:p w:rsidR="00E87C6F" w:rsidRDefault="00E87C6F" w:rsidP="00E87C6F">
      <w:pPr>
        <w:pStyle w:val="Heading2"/>
        <w:numPr>
          <w:ilvl w:val="3"/>
          <w:numId w:val="1"/>
        </w:numPr>
        <w:rPr>
          <w:ins w:id="782" w:author="Kevin Smith" w:date="2018-02-12T16:31:00Z"/>
          <w:rFonts w:ascii="Calibri" w:hAnsi="Calibri" w:cs="Calibri"/>
        </w:rPr>
      </w:pPr>
      <w:bookmarkStart w:id="783" w:name="_Toc506219830"/>
      <w:ins w:id="784" w:author="Kevin Smith" w:date="2018-02-12T16:31:00Z">
        <w:r w:rsidRPr="00AA38E8">
          <w:rPr>
            <w:rFonts w:ascii="Calibri" w:hAnsi="Calibri" w:cs="Calibri"/>
          </w:rPr>
          <w:t>(Processing of function)………</w:t>
        </w:r>
        <w:bookmarkEnd w:id="783"/>
      </w:ins>
    </w:p>
    <w:p w:rsidR="00E87C6F" w:rsidRPr="00E05440" w:rsidRDefault="00E87C6F" w:rsidP="00E87C6F">
      <w:pPr>
        <w:jc w:val="center"/>
        <w:rPr>
          <w:ins w:id="785" w:author="Kevin Smith" w:date="2018-02-12T16:31:00Z"/>
        </w:rPr>
      </w:pPr>
      <w:ins w:id="786" w:author="Kevin Smith" w:date="2018-02-12T16:31:00Z">
        <w:r>
          <w:object w:dxaOrig="6148" w:dyaOrig="460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309pt;height:237.75pt" o:ole="">
              <v:imagedata r:id="rId11" o:title=""/>
            </v:shape>
            <o:OLEObject Type="Embed" ProgID="Visio.Drawing.11" ShapeID="_x0000_i1025" DrawAspect="Content" ObjectID="_1579961667" r:id="rId12"/>
          </w:object>
        </w:r>
      </w:ins>
    </w:p>
    <w:p w:rsidR="00E87C6F" w:rsidRPr="00AA38E8" w:rsidRDefault="00E87C6F" w:rsidP="00E87C6F">
      <w:pPr>
        <w:pStyle w:val="Heading2"/>
        <w:numPr>
          <w:ilvl w:val="3"/>
          <w:numId w:val="1"/>
        </w:numPr>
        <w:rPr>
          <w:ins w:id="787" w:author="Kevin Smith" w:date="2018-02-12T16:31:00Z"/>
          <w:rFonts w:ascii="Calibri" w:hAnsi="Calibri" w:cs="Calibri"/>
        </w:rPr>
      </w:pPr>
      <w:bookmarkStart w:id="788" w:name="_Toc506219831"/>
      <w:ins w:id="789" w:author="Kevin Smith" w:date="2018-02-12T16:31:00Z">
        <w:r w:rsidRPr="00AA38E8">
          <w:rPr>
            <w:rFonts w:ascii="Calibri" w:hAnsi="Calibri" w:cs="Calibri"/>
          </w:rPr>
          <w:t>Store Local copy of outputs into Module Outputs</w:t>
        </w:r>
        <w:bookmarkEnd w:id="788"/>
      </w:ins>
    </w:p>
    <w:p w:rsidR="00E87C6F" w:rsidRPr="0033680E" w:rsidRDefault="00E87C6F" w:rsidP="00E87C6F">
      <w:pPr>
        <w:rPr>
          <w:ins w:id="790" w:author="Kevin Smith" w:date="2018-02-12T16:31:00Z"/>
          <w:rFonts w:cs="Calibri"/>
          <w:i/>
        </w:rPr>
      </w:pPr>
      <w:ins w:id="791" w:author="Kevin Smith" w:date="2018-02-12T16:31:00Z">
        <w:r>
          <w:rPr>
            <w:rFonts w:cs="Calibri"/>
            <w:i/>
          </w:rPr>
          <w:t>None</w:t>
        </w:r>
      </w:ins>
    </w:p>
    <w:p w:rsidR="00656B0A" w:rsidRPr="00A26934" w:rsidRDefault="00153F83" w:rsidP="00656B0A">
      <w:pPr>
        <w:rPr>
          <w:rFonts w:cs="Calibri"/>
          <w:i/>
        </w:rPr>
      </w:pPr>
      <w:del w:id="792" w:author="Kevin Smith" w:date="2018-02-12T16:31:00Z">
        <w:r w:rsidDel="00E87C6F">
          <w:rPr>
            <w:rFonts w:cs="Calibri"/>
            <w:i/>
          </w:rPr>
          <w:delText>None</w:delText>
        </w:r>
      </w:del>
    </w:p>
    <w:p w:rsidR="00E107A7" w:rsidRDefault="00E107A7" w:rsidP="00443370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793" w:name="_Toc422301315"/>
      <w:bookmarkStart w:id="794" w:name="_Toc422301316"/>
      <w:bookmarkStart w:id="795" w:name="_Toc422301317"/>
      <w:bookmarkStart w:id="796" w:name="_Toc422301318"/>
      <w:bookmarkStart w:id="797" w:name="_Toc422301319"/>
      <w:bookmarkStart w:id="798" w:name="_Ref382299990"/>
      <w:bookmarkStart w:id="799" w:name="_Toc506219832"/>
      <w:bookmarkEnd w:id="793"/>
      <w:bookmarkEnd w:id="794"/>
      <w:bookmarkEnd w:id="795"/>
      <w:bookmarkEnd w:id="796"/>
      <w:bookmarkEnd w:id="797"/>
      <w:r>
        <w:rPr>
          <w:rFonts w:ascii="Calibri" w:hAnsi="Calibri" w:cs="Calibri"/>
        </w:rPr>
        <w:t>PERIODIC FUNCTIONS</w:t>
      </w:r>
      <w:bookmarkEnd w:id="798"/>
      <w:bookmarkEnd w:id="799"/>
      <w:r>
        <w:rPr>
          <w:rFonts w:ascii="Calibri" w:hAnsi="Calibri" w:cs="Calibri"/>
        </w:rPr>
        <w:t xml:space="preserve">  </w:t>
      </w:r>
    </w:p>
    <w:p w:rsidR="00E87C6F" w:rsidRPr="00AA38E8" w:rsidRDefault="00E87C6F" w:rsidP="00E87C6F">
      <w:pPr>
        <w:pStyle w:val="Heading2"/>
        <w:numPr>
          <w:ilvl w:val="2"/>
          <w:numId w:val="1"/>
        </w:numPr>
        <w:rPr>
          <w:ins w:id="800" w:author="Kevin Smith" w:date="2018-02-12T16:25:00Z"/>
          <w:rFonts w:ascii="Calibri" w:hAnsi="Calibri" w:cs="Calibri"/>
        </w:rPr>
      </w:pPr>
      <w:bookmarkStart w:id="801" w:name="_Toc422301321"/>
      <w:bookmarkStart w:id="802" w:name="_Toc422301322"/>
      <w:bookmarkStart w:id="803" w:name="_Toc422301323"/>
      <w:bookmarkStart w:id="804" w:name="_Toc506219833"/>
      <w:bookmarkEnd w:id="801"/>
      <w:bookmarkEnd w:id="802"/>
      <w:bookmarkEnd w:id="803"/>
      <w:ins w:id="805" w:author="Kevin Smith" w:date="2018-02-12T16:25:00Z">
        <w:r>
          <w:rPr>
            <w:rFonts w:ascii="Calibri" w:hAnsi="Calibri" w:cs="Calibri"/>
          </w:rPr>
          <w:t>CDD_XcpIfPer1</w:t>
        </w:r>
        <w:bookmarkEnd w:id="804"/>
      </w:ins>
    </w:p>
    <w:p w:rsidR="00E87C6F" w:rsidRPr="00AA38E8" w:rsidRDefault="00E87C6F" w:rsidP="00E87C6F">
      <w:pPr>
        <w:pStyle w:val="Heading2"/>
        <w:numPr>
          <w:ilvl w:val="3"/>
          <w:numId w:val="1"/>
        </w:numPr>
        <w:rPr>
          <w:ins w:id="806" w:author="Kevin Smith" w:date="2018-02-12T16:25:00Z"/>
          <w:rFonts w:ascii="Calibri" w:hAnsi="Calibri" w:cs="Calibri"/>
        </w:rPr>
      </w:pPr>
      <w:bookmarkStart w:id="807" w:name="_Toc506219834"/>
      <w:ins w:id="808" w:author="Kevin Smith" w:date="2018-02-12T16:25:00Z">
        <w:r w:rsidRPr="00AA38E8">
          <w:rPr>
            <w:rFonts w:ascii="Calibri" w:hAnsi="Calibri" w:cs="Calibri"/>
          </w:rPr>
          <w:t>Design Rationale</w:t>
        </w:r>
        <w:bookmarkEnd w:id="807"/>
      </w:ins>
    </w:p>
    <w:p w:rsidR="00E87C6F" w:rsidRPr="0033680E" w:rsidRDefault="00E87C6F" w:rsidP="00E87C6F">
      <w:pPr>
        <w:rPr>
          <w:ins w:id="809" w:author="Kevin Smith" w:date="2018-02-12T16:25:00Z"/>
          <w:rFonts w:cs="Calibri"/>
          <w:i/>
        </w:rPr>
      </w:pPr>
      <w:ins w:id="810" w:author="Kevin Smith" w:date="2018-02-12T16:25:00Z">
        <w:r>
          <w:rPr>
            <w:rFonts w:cs="Calibri"/>
            <w:i/>
          </w:rPr>
          <w:t>This function is called every 100ms to enable or disable</w:t>
        </w:r>
      </w:ins>
      <w:ins w:id="811" w:author="Kevin Smith" w:date="2018-02-12T16:26:00Z">
        <w:r>
          <w:rPr>
            <w:rFonts w:cs="Calibri"/>
            <w:i/>
          </w:rPr>
          <w:t xml:space="preserve"> XCP access.</w:t>
        </w:r>
      </w:ins>
      <w:bookmarkStart w:id="812" w:name="_GoBack"/>
      <w:bookmarkEnd w:id="812"/>
    </w:p>
    <w:p w:rsidR="00E87C6F" w:rsidRPr="00AA38E8" w:rsidRDefault="00E87C6F" w:rsidP="00E87C6F">
      <w:pPr>
        <w:pStyle w:val="Heading2"/>
        <w:numPr>
          <w:ilvl w:val="3"/>
          <w:numId w:val="1"/>
        </w:numPr>
        <w:rPr>
          <w:ins w:id="813" w:author="Kevin Smith" w:date="2018-02-12T16:25:00Z"/>
          <w:rFonts w:ascii="Calibri" w:hAnsi="Calibri" w:cs="Calibri"/>
        </w:rPr>
      </w:pPr>
      <w:bookmarkStart w:id="814" w:name="_Toc506219835"/>
      <w:ins w:id="815" w:author="Kevin Smith" w:date="2018-02-12T16:25:00Z">
        <w:r w:rsidRPr="00AA38E8">
          <w:rPr>
            <w:rFonts w:ascii="Calibri" w:hAnsi="Calibri" w:cs="Calibri"/>
          </w:rPr>
          <w:t>Store Module Inputs to Local copies</w:t>
        </w:r>
        <w:bookmarkEnd w:id="814"/>
      </w:ins>
    </w:p>
    <w:p w:rsidR="00E87C6F" w:rsidRPr="0033680E" w:rsidRDefault="00E87C6F" w:rsidP="00E87C6F">
      <w:pPr>
        <w:rPr>
          <w:ins w:id="816" w:author="Kevin Smith" w:date="2018-02-12T16:25:00Z"/>
          <w:rFonts w:cs="Calibri"/>
          <w:i/>
        </w:rPr>
      </w:pPr>
      <w:ins w:id="817" w:author="Kevin Smith" w:date="2018-02-12T16:25:00Z">
        <w:r>
          <w:rPr>
            <w:rFonts w:cs="Calibri"/>
            <w:i/>
          </w:rPr>
          <w:t>None</w:t>
        </w:r>
      </w:ins>
    </w:p>
    <w:p w:rsidR="00E87C6F" w:rsidRDefault="00E87C6F" w:rsidP="00E87C6F">
      <w:pPr>
        <w:pStyle w:val="Heading2"/>
        <w:numPr>
          <w:ilvl w:val="3"/>
          <w:numId w:val="1"/>
        </w:numPr>
        <w:rPr>
          <w:ins w:id="818" w:author="Kevin Smith" w:date="2018-02-12T16:25:00Z"/>
          <w:rFonts w:ascii="Calibri" w:hAnsi="Calibri" w:cs="Calibri"/>
        </w:rPr>
      </w:pPr>
      <w:bookmarkStart w:id="819" w:name="_Toc506219836"/>
      <w:ins w:id="820" w:author="Kevin Smith" w:date="2018-02-12T16:25:00Z">
        <w:r w:rsidRPr="00AA38E8">
          <w:rPr>
            <w:rFonts w:ascii="Calibri" w:hAnsi="Calibri" w:cs="Calibri"/>
          </w:rPr>
          <w:lastRenderedPageBreak/>
          <w:t>(Processing of function)………</w:t>
        </w:r>
        <w:bookmarkEnd w:id="819"/>
      </w:ins>
    </w:p>
    <w:p w:rsidR="00E87C6F" w:rsidRPr="00E05440" w:rsidRDefault="00E87C6F" w:rsidP="00E87C6F">
      <w:pPr>
        <w:jc w:val="center"/>
        <w:rPr>
          <w:ins w:id="821" w:author="Kevin Smith" w:date="2018-02-12T16:25:00Z"/>
        </w:rPr>
      </w:pPr>
      <w:ins w:id="822" w:author="Kevin Smith" w:date="2018-02-12T16:25:00Z">
        <w:r>
          <w:object w:dxaOrig="6148" w:dyaOrig="4609">
            <v:shape id="_x0000_i1026" type="#_x0000_t75" style="width:309pt;height:237.75pt" o:ole="">
              <v:imagedata r:id="rId11" o:title=""/>
            </v:shape>
            <o:OLEObject Type="Embed" ProgID="Visio.Drawing.11" ShapeID="_x0000_i1026" DrawAspect="Content" ObjectID="_1579961668" r:id="rId13"/>
          </w:object>
        </w:r>
      </w:ins>
    </w:p>
    <w:p w:rsidR="00E87C6F" w:rsidRPr="00AA38E8" w:rsidRDefault="00E87C6F" w:rsidP="00E87C6F">
      <w:pPr>
        <w:pStyle w:val="Heading2"/>
        <w:numPr>
          <w:ilvl w:val="3"/>
          <w:numId w:val="1"/>
        </w:numPr>
        <w:rPr>
          <w:ins w:id="823" w:author="Kevin Smith" w:date="2018-02-12T16:25:00Z"/>
          <w:rFonts w:ascii="Calibri" w:hAnsi="Calibri" w:cs="Calibri"/>
        </w:rPr>
      </w:pPr>
      <w:bookmarkStart w:id="824" w:name="_Toc506219837"/>
      <w:ins w:id="825" w:author="Kevin Smith" w:date="2018-02-12T16:25:00Z">
        <w:r w:rsidRPr="00AA38E8">
          <w:rPr>
            <w:rFonts w:ascii="Calibri" w:hAnsi="Calibri" w:cs="Calibri"/>
          </w:rPr>
          <w:t>Store Local copy of outputs into Module Outputs</w:t>
        </w:r>
        <w:bookmarkEnd w:id="824"/>
      </w:ins>
    </w:p>
    <w:p w:rsidR="00E87C6F" w:rsidRPr="0033680E" w:rsidRDefault="00E87C6F" w:rsidP="00E87C6F">
      <w:pPr>
        <w:rPr>
          <w:ins w:id="826" w:author="Kevin Smith" w:date="2018-02-12T16:25:00Z"/>
          <w:rFonts w:cs="Calibri"/>
          <w:i/>
        </w:rPr>
      </w:pPr>
      <w:ins w:id="827" w:author="Kevin Smith" w:date="2018-02-12T16:25:00Z">
        <w:r>
          <w:rPr>
            <w:rFonts w:cs="Calibri"/>
            <w:i/>
          </w:rPr>
          <w:t>None</w:t>
        </w:r>
      </w:ins>
    </w:p>
    <w:p w:rsidR="00656B0A" w:rsidRPr="00AA38E8" w:rsidRDefault="00E05440" w:rsidP="00443370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828" w:name="_Toc506219838"/>
      <w:r>
        <w:rPr>
          <w:rFonts w:ascii="Calibri" w:hAnsi="Calibri" w:cs="Calibri"/>
        </w:rPr>
        <w:t>Xcp2msDaq</w:t>
      </w:r>
      <w:bookmarkEnd w:id="828"/>
    </w:p>
    <w:p w:rsidR="00656B0A" w:rsidRPr="00AA38E8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829" w:name="_Toc506219839"/>
      <w:r w:rsidRPr="00AA38E8">
        <w:rPr>
          <w:rFonts w:ascii="Calibri" w:hAnsi="Calibri" w:cs="Calibri"/>
        </w:rPr>
        <w:t>Design Rationale</w:t>
      </w:r>
      <w:bookmarkEnd w:id="829"/>
    </w:p>
    <w:p w:rsidR="00656B0A" w:rsidRPr="0033680E" w:rsidRDefault="00E05440" w:rsidP="00656B0A">
      <w:pPr>
        <w:rPr>
          <w:rFonts w:cs="Calibri"/>
          <w:i/>
        </w:rPr>
      </w:pPr>
      <w:r>
        <w:rPr>
          <w:rFonts w:cs="Calibri"/>
          <w:i/>
        </w:rPr>
        <w:t>This function is called every 2ms for executing the XcpEvent functions for the 2ms DAQ.</w:t>
      </w:r>
    </w:p>
    <w:p w:rsidR="00656B0A" w:rsidRPr="00AA38E8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830" w:name="_Toc506219840"/>
      <w:r w:rsidRPr="00AA38E8">
        <w:rPr>
          <w:rFonts w:ascii="Calibri" w:hAnsi="Calibri" w:cs="Calibri"/>
        </w:rPr>
        <w:t>Store Module Inputs to Local copies</w:t>
      </w:r>
      <w:bookmarkEnd w:id="830"/>
    </w:p>
    <w:p w:rsidR="00656B0A" w:rsidRPr="0033680E" w:rsidRDefault="00E05440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656B0A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831" w:name="_Toc506219841"/>
      <w:r w:rsidRPr="00AA38E8">
        <w:rPr>
          <w:rFonts w:ascii="Calibri" w:hAnsi="Calibri" w:cs="Calibri"/>
        </w:rPr>
        <w:t>(Processing of function)………</w:t>
      </w:r>
      <w:bookmarkEnd w:id="831"/>
    </w:p>
    <w:p w:rsidR="00E05440" w:rsidRPr="00E05440" w:rsidRDefault="00E05440" w:rsidP="00677453">
      <w:pPr>
        <w:jc w:val="center"/>
      </w:pPr>
      <w:r>
        <w:object w:dxaOrig="3429" w:dyaOrig="1671">
          <v:shape id="_x0000_i1027" type="#_x0000_t75" style="width:172.5pt;height:86.25pt" o:ole="">
            <v:imagedata r:id="rId14" o:title=""/>
          </v:shape>
          <o:OLEObject Type="Embed" ProgID="Visio.Drawing.11" ShapeID="_x0000_i1027" DrawAspect="Content" ObjectID="_1579961669" r:id="rId15"/>
        </w:object>
      </w:r>
    </w:p>
    <w:p w:rsidR="00656B0A" w:rsidRPr="00AA38E8" w:rsidRDefault="00656B0A" w:rsidP="0044337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832" w:name="_Toc422301328"/>
      <w:bookmarkStart w:id="833" w:name="_Toc506219842"/>
      <w:bookmarkEnd w:id="832"/>
      <w:r w:rsidRPr="00AA38E8">
        <w:rPr>
          <w:rFonts w:ascii="Calibri" w:hAnsi="Calibri" w:cs="Calibri"/>
        </w:rPr>
        <w:t>Store Local copy of outputs into Module Outputs</w:t>
      </w:r>
      <w:bookmarkEnd w:id="833"/>
    </w:p>
    <w:p w:rsidR="00656B0A" w:rsidRPr="0033680E" w:rsidRDefault="00E05440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9C6A3A" w:rsidRDefault="009C6A3A" w:rsidP="009C6A3A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834" w:name="_Toc422301330"/>
      <w:bookmarkStart w:id="835" w:name="_Toc506219843"/>
      <w:bookmarkEnd w:id="834"/>
      <w:r>
        <w:rPr>
          <w:rFonts w:ascii="Calibri" w:hAnsi="Calibri" w:cs="Calibri"/>
        </w:rPr>
        <w:t>Non PERIODIC FUNCTIONS</w:t>
      </w:r>
      <w:bookmarkEnd w:id="835"/>
      <w:r>
        <w:rPr>
          <w:rFonts w:ascii="Calibri" w:hAnsi="Calibri" w:cs="Calibri"/>
        </w:rPr>
        <w:t xml:space="preserve">  </w:t>
      </w:r>
    </w:p>
    <w:p w:rsidR="009C6A3A" w:rsidRPr="0033680E" w:rsidRDefault="00153F83" w:rsidP="009C6A3A">
      <w:pPr>
        <w:rPr>
          <w:rFonts w:cs="Calibri"/>
          <w:i/>
        </w:rPr>
      </w:pPr>
      <w:r w:rsidRPr="00391B7B">
        <w:rPr>
          <w:rFonts w:cs="Calibri"/>
          <w:i/>
        </w:rPr>
        <w:t>None</w:t>
      </w:r>
    </w:p>
    <w:p w:rsidR="00656B0A" w:rsidRPr="00AA38E8" w:rsidRDefault="00656B0A" w:rsidP="001B7B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836" w:name="_Toc422301332"/>
      <w:bookmarkStart w:id="837" w:name="_Toc422301333"/>
      <w:bookmarkStart w:id="838" w:name="_Toc422301334"/>
      <w:bookmarkStart w:id="839" w:name="_Toc422301335"/>
      <w:bookmarkStart w:id="840" w:name="_Toc422301336"/>
      <w:bookmarkStart w:id="841" w:name="_Toc422301337"/>
      <w:bookmarkStart w:id="842" w:name="_Toc422301338"/>
      <w:bookmarkStart w:id="843" w:name="_Toc422301339"/>
      <w:bookmarkStart w:id="844" w:name="_Toc422301340"/>
      <w:bookmarkStart w:id="845" w:name="_Toc422301341"/>
      <w:bookmarkStart w:id="846" w:name="_Toc382297371"/>
      <w:bookmarkStart w:id="847" w:name="_Toc383611535"/>
      <w:bookmarkStart w:id="848" w:name="_Toc389213022"/>
      <w:bookmarkStart w:id="849" w:name="_Toc382297372"/>
      <w:bookmarkStart w:id="850" w:name="_Toc383611536"/>
      <w:bookmarkStart w:id="851" w:name="_Toc389213023"/>
      <w:bookmarkStart w:id="852" w:name="_Toc382297373"/>
      <w:bookmarkStart w:id="853" w:name="_Toc383611537"/>
      <w:bookmarkStart w:id="854" w:name="_Toc389213024"/>
      <w:bookmarkStart w:id="855" w:name="_Toc382297374"/>
      <w:bookmarkStart w:id="856" w:name="_Toc383611538"/>
      <w:bookmarkStart w:id="857" w:name="_Toc389213025"/>
      <w:bookmarkStart w:id="858" w:name="_Toc382297375"/>
      <w:bookmarkStart w:id="859" w:name="_Toc383611539"/>
      <w:bookmarkStart w:id="860" w:name="_Toc389213026"/>
      <w:bookmarkStart w:id="861" w:name="_Toc382297376"/>
      <w:bookmarkStart w:id="862" w:name="_Toc383611540"/>
      <w:bookmarkStart w:id="863" w:name="_Toc389213027"/>
      <w:bookmarkStart w:id="864" w:name="_Toc382297377"/>
      <w:bookmarkStart w:id="865" w:name="_Toc383611541"/>
      <w:bookmarkStart w:id="866" w:name="_Toc389213028"/>
      <w:bookmarkStart w:id="867" w:name="_Toc382297378"/>
      <w:bookmarkStart w:id="868" w:name="_Toc383611542"/>
      <w:bookmarkStart w:id="869" w:name="_Toc389213029"/>
      <w:bookmarkStart w:id="870" w:name="_Toc382297379"/>
      <w:bookmarkStart w:id="871" w:name="_Toc383611543"/>
      <w:bookmarkStart w:id="872" w:name="_Toc389213030"/>
      <w:bookmarkStart w:id="873" w:name="_Toc382297380"/>
      <w:bookmarkStart w:id="874" w:name="_Toc383611544"/>
      <w:bookmarkStart w:id="875" w:name="_Toc389213031"/>
      <w:bookmarkStart w:id="876" w:name="_Toc382297381"/>
      <w:bookmarkStart w:id="877" w:name="_Toc383611545"/>
      <w:bookmarkStart w:id="878" w:name="_Toc389213032"/>
      <w:bookmarkStart w:id="879" w:name="_Toc382297382"/>
      <w:bookmarkStart w:id="880" w:name="_Toc383611546"/>
      <w:bookmarkStart w:id="881" w:name="_Toc389213033"/>
      <w:bookmarkStart w:id="882" w:name="_Toc382297383"/>
      <w:bookmarkStart w:id="883" w:name="_Toc383611547"/>
      <w:bookmarkStart w:id="884" w:name="_Toc389213034"/>
      <w:bookmarkStart w:id="885" w:name="_Toc382295908"/>
      <w:bookmarkStart w:id="886" w:name="_Toc382297384"/>
      <w:bookmarkStart w:id="887" w:name="_Toc383611548"/>
      <w:bookmarkStart w:id="888" w:name="_Toc389213035"/>
      <w:bookmarkStart w:id="889" w:name="_Toc382295909"/>
      <w:bookmarkStart w:id="890" w:name="_Toc382297385"/>
      <w:bookmarkStart w:id="891" w:name="_Toc383611549"/>
      <w:bookmarkStart w:id="892" w:name="_Toc389213036"/>
      <w:bookmarkStart w:id="893" w:name="_Toc382295910"/>
      <w:bookmarkStart w:id="894" w:name="_Toc382297386"/>
      <w:bookmarkStart w:id="895" w:name="_Toc383611550"/>
      <w:bookmarkStart w:id="896" w:name="_Toc389213037"/>
      <w:bookmarkStart w:id="897" w:name="_Toc382295911"/>
      <w:bookmarkStart w:id="898" w:name="_Toc382297387"/>
      <w:bookmarkStart w:id="899" w:name="_Toc383611551"/>
      <w:bookmarkStart w:id="900" w:name="_Toc389213038"/>
      <w:bookmarkStart w:id="901" w:name="_Toc382295912"/>
      <w:bookmarkStart w:id="902" w:name="_Toc382297388"/>
      <w:bookmarkStart w:id="903" w:name="_Toc383611552"/>
      <w:bookmarkStart w:id="904" w:name="_Toc389213039"/>
      <w:bookmarkStart w:id="905" w:name="_Toc382295913"/>
      <w:bookmarkStart w:id="906" w:name="_Toc382297389"/>
      <w:bookmarkStart w:id="907" w:name="_Toc383611553"/>
      <w:bookmarkStart w:id="908" w:name="_Toc389213040"/>
      <w:bookmarkStart w:id="909" w:name="_Toc382295914"/>
      <w:bookmarkStart w:id="910" w:name="_Toc382297390"/>
      <w:bookmarkStart w:id="911" w:name="_Toc383611554"/>
      <w:bookmarkStart w:id="912" w:name="_Toc389213041"/>
      <w:bookmarkStart w:id="913" w:name="_Toc382295915"/>
      <w:bookmarkStart w:id="914" w:name="_Toc382297391"/>
      <w:bookmarkStart w:id="915" w:name="_Toc383611555"/>
      <w:bookmarkStart w:id="916" w:name="_Toc389213042"/>
      <w:bookmarkStart w:id="917" w:name="_Ref382299966"/>
      <w:bookmarkStart w:id="918" w:name="_Toc506219844"/>
      <w:bookmarkEnd w:id="836"/>
      <w:bookmarkEnd w:id="837"/>
      <w:bookmarkEnd w:id="838"/>
      <w:bookmarkEnd w:id="839"/>
      <w:bookmarkEnd w:id="840"/>
      <w:bookmarkEnd w:id="841"/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bookmarkEnd w:id="855"/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r w:rsidRPr="00AA38E8">
        <w:rPr>
          <w:rFonts w:ascii="Calibri" w:hAnsi="Calibri" w:cs="Calibri"/>
        </w:rPr>
        <w:t>Interrupt Functions</w:t>
      </w:r>
      <w:bookmarkEnd w:id="917"/>
      <w:bookmarkEnd w:id="918"/>
    </w:p>
    <w:p w:rsidR="00656B0A" w:rsidRDefault="00153F83" w:rsidP="00656B0A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153F83" w:rsidRDefault="00153F83" w:rsidP="00153F83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19" w:name="_Toc506219845"/>
      <w:r>
        <w:rPr>
          <w:rFonts w:ascii="Calibri" w:hAnsi="Calibri" w:cs="Calibri"/>
        </w:rPr>
        <w:lastRenderedPageBreak/>
        <w:t>Serial Communication Functions</w:t>
      </w:r>
      <w:bookmarkEnd w:id="919"/>
    </w:p>
    <w:p w:rsidR="00153F83" w:rsidRPr="00677453" w:rsidRDefault="00153F83" w:rsidP="00677453">
      <w:pPr>
        <w:rPr>
          <w:rFonts w:cs="Calibri"/>
          <w:i/>
        </w:rPr>
      </w:pPr>
      <w:r w:rsidRPr="00677453">
        <w:rPr>
          <w:rFonts w:cs="Calibri"/>
          <w:i/>
        </w:rPr>
        <w:t>None</w:t>
      </w:r>
    </w:p>
    <w:p w:rsidR="00656B0A" w:rsidRPr="00AA38E8" w:rsidRDefault="00656B0A" w:rsidP="0022551D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20" w:name="_Toc422301344"/>
      <w:bookmarkStart w:id="921" w:name="_Toc422301345"/>
      <w:bookmarkStart w:id="922" w:name="_Toc422301346"/>
      <w:bookmarkStart w:id="923" w:name="_Toc422301347"/>
      <w:bookmarkStart w:id="924" w:name="_Toc422301348"/>
      <w:bookmarkStart w:id="925" w:name="_Toc422301349"/>
      <w:bookmarkStart w:id="926" w:name="_Toc422301350"/>
      <w:bookmarkStart w:id="927" w:name="_Toc422301351"/>
      <w:bookmarkStart w:id="928" w:name="_Toc422301352"/>
      <w:bookmarkStart w:id="929" w:name="_Toc422301353"/>
      <w:bookmarkStart w:id="930" w:name="_Toc422301354"/>
      <w:bookmarkStart w:id="931" w:name="_Toc422301355"/>
      <w:bookmarkStart w:id="932" w:name="_Toc422301356"/>
      <w:bookmarkStart w:id="933" w:name="_Toc422301357"/>
      <w:bookmarkStart w:id="934" w:name="_Toc422301358"/>
      <w:bookmarkStart w:id="935" w:name="_Toc422301359"/>
      <w:bookmarkStart w:id="936" w:name="_Toc422301360"/>
      <w:bookmarkStart w:id="937" w:name="_Toc422301361"/>
      <w:bookmarkStart w:id="938" w:name="_Toc422301362"/>
      <w:bookmarkStart w:id="939" w:name="_Toc382297405"/>
      <w:bookmarkStart w:id="940" w:name="_Toc383611575"/>
      <w:bookmarkStart w:id="941" w:name="_Toc389213062"/>
      <w:bookmarkStart w:id="942" w:name="_Toc506219846"/>
      <w:bookmarkEnd w:id="920"/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r w:rsidRPr="00AA38E8">
        <w:rPr>
          <w:rFonts w:ascii="Calibri" w:hAnsi="Calibri" w:cs="Calibri"/>
        </w:rPr>
        <w:t>Local Function/Macro Definitions</w:t>
      </w:r>
      <w:bookmarkEnd w:id="942"/>
    </w:p>
    <w:p w:rsidR="0022551D" w:rsidRDefault="00E05440" w:rsidP="00656B0A">
      <w:pPr>
        <w:rPr>
          <w:rFonts w:cs="Calibri"/>
        </w:rPr>
      </w:pPr>
      <w:r>
        <w:rPr>
          <w:rFonts w:cs="Calibri"/>
        </w:rPr>
        <w:t>None</w:t>
      </w:r>
    </w:p>
    <w:p w:rsidR="00391B7B" w:rsidRDefault="00391B7B">
      <w:pPr>
        <w:rPr>
          <w:rFonts w:cs="Calibri"/>
          <w:b/>
          <w:caps/>
          <w:szCs w:val="20"/>
          <w:lang w:bidi="ar-SA"/>
        </w:rPr>
      </w:pPr>
      <w:r>
        <w:rPr>
          <w:rFonts w:cs="Calibri"/>
        </w:rPr>
        <w:br w:type="page"/>
      </w:r>
    </w:p>
    <w:p w:rsidR="001E0633" w:rsidRPr="00AA38E8" w:rsidRDefault="001E0633" w:rsidP="001E0633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43" w:name="_Toc506219847"/>
      <w:r>
        <w:rPr>
          <w:rFonts w:ascii="Calibri" w:hAnsi="Calibri" w:cs="Calibri"/>
        </w:rPr>
        <w:lastRenderedPageBreak/>
        <w:t>GLObAL</w:t>
      </w:r>
      <w:r w:rsidRPr="00AA38E8">
        <w:rPr>
          <w:rFonts w:ascii="Calibri" w:hAnsi="Calibri" w:cs="Calibri"/>
        </w:rPr>
        <w:t xml:space="preserve"> Function/Macro Definitions</w:t>
      </w:r>
      <w:bookmarkEnd w:id="943"/>
    </w:p>
    <w:p w:rsidR="00E05440" w:rsidRPr="00AA38E8" w:rsidRDefault="00E05440" w:rsidP="00E05440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44" w:name="_Toc506219848"/>
      <w:r>
        <w:rPr>
          <w:rFonts w:ascii="Calibri" w:hAnsi="Calibri" w:cs="Calibri"/>
        </w:rPr>
        <w:t>ApplXcpGetTimestamp</w:t>
      </w:r>
      <w:bookmarkEnd w:id="944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1"/>
        <w:gridCol w:w="3626"/>
        <w:gridCol w:w="1751"/>
        <w:gridCol w:w="980"/>
        <w:gridCol w:w="980"/>
      </w:tblGrid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ApplXcpGetTimestamp</w:t>
            </w:r>
          </w:p>
        </w:tc>
        <w:tc>
          <w:tcPr>
            <w:tcW w:w="990" w:type="dxa"/>
            <w:shd w:val="pct30" w:color="FFFF00" w:fill="auto"/>
          </w:tcPr>
          <w:p w:rsidR="00E05440" w:rsidRPr="00AA38E8" w:rsidRDefault="00E05440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E05440" w:rsidRPr="00AA38E8" w:rsidRDefault="00E05440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E05440" w:rsidRPr="00AA38E8" w:rsidRDefault="00E05440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None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</w:tr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</w:p>
        </w:tc>
      </w:tr>
      <w:tr w:rsidR="00E05440" w:rsidRPr="00AA38E8" w:rsidTr="00393DFF">
        <w:tc>
          <w:tcPr>
            <w:tcW w:w="17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Timestamp_Cnt_T_u32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XcpDaqTimestampType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See description</w:t>
            </w:r>
          </w:p>
        </w:tc>
        <w:tc>
          <w:tcPr>
            <w:tcW w:w="990" w:type="dxa"/>
          </w:tcPr>
          <w:p w:rsidR="00E05440" w:rsidRPr="00AA38E8" w:rsidRDefault="00E05440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See description</w:t>
            </w:r>
          </w:p>
        </w:tc>
      </w:tr>
    </w:tbl>
    <w:p w:rsidR="00E05440" w:rsidRPr="00AA38E8" w:rsidRDefault="00E05440" w:rsidP="00E05440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45" w:name="_Toc506219849"/>
      <w:r w:rsidRPr="00AA38E8">
        <w:rPr>
          <w:rFonts w:ascii="Calibri" w:hAnsi="Calibri" w:cs="Calibri"/>
        </w:rPr>
        <w:t>Description</w:t>
      </w:r>
      <w:bookmarkEnd w:id="945"/>
    </w:p>
    <w:p w:rsidR="00E05440" w:rsidRDefault="00E05440" w:rsidP="00E05440">
      <w:pPr>
        <w:rPr>
          <w:rFonts w:cs="Calibri"/>
        </w:rPr>
      </w:pPr>
      <w:r>
        <w:rPr>
          <w:rFonts w:cs="Calibri"/>
        </w:rPr>
        <w:t xml:space="preserve">This function returns the timestamp that is based on a reference timer. The range of return values vary depending on the configuration of the Xcp Component. The data type can range from a full range of a uint8 to a uint32 value. </w:t>
      </w:r>
    </w:p>
    <w:p w:rsidR="00E05440" w:rsidRDefault="00E05440" w:rsidP="00E05440">
      <w:pPr>
        <w:rPr>
          <w:rFonts w:cs="Calibri"/>
        </w:rPr>
      </w:pPr>
    </w:p>
    <w:p w:rsidR="00E05440" w:rsidRDefault="00E05440" w:rsidP="00677453">
      <w:pPr>
        <w:jc w:val="center"/>
        <w:rPr>
          <w:rFonts w:cs="Calibri"/>
        </w:rPr>
      </w:pPr>
      <w:r>
        <w:object w:dxaOrig="4365" w:dyaOrig="1671">
          <v:shape id="_x0000_i1028" type="#_x0000_t75" style="width:3in;height:86.25pt" o:ole="">
            <v:imagedata r:id="rId16" o:title=""/>
          </v:shape>
          <o:OLEObject Type="Embed" ProgID="Visio.Drawing.11" ShapeID="_x0000_i1028" DrawAspect="Content" ObjectID="_1579961670" r:id="rId17"/>
        </w:object>
      </w:r>
    </w:p>
    <w:p w:rsidR="00E05440" w:rsidRPr="00AA38E8" w:rsidRDefault="00E05440" w:rsidP="001E0633">
      <w:pPr>
        <w:rPr>
          <w:rFonts w:cs="Calibri"/>
        </w:rPr>
      </w:pPr>
    </w:p>
    <w:p w:rsidR="001E0633" w:rsidRPr="00AA38E8" w:rsidRDefault="00CB70C2" w:rsidP="001E0633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46" w:name="_Toc506219850"/>
      <w:r>
        <w:rPr>
          <w:rFonts w:ascii="Calibri" w:hAnsi="Calibri" w:cs="Calibri"/>
        </w:rPr>
        <w:t>ApplXcpGetPointer</w:t>
      </w:r>
      <w:bookmarkEnd w:id="946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50"/>
        <w:gridCol w:w="4087"/>
        <w:gridCol w:w="1092"/>
        <w:gridCol w:w="972"/>
        <w:gridCol w:w="1027"/>
      </w:tblGrid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1E0633" w:rsidRPr="00AA38E8" w:rsidRDefault="00CB70C2" w:rsidP="00CB70C2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ApplXcpGetPointer</w:t>
            </w:r>
          </w:p>
        </w:tc>
        <w:tc>
          <w:tcPr>
            <w:tcW w:w="990" w:type="dxa"/>
            <w:shd w:val="pct30" w:color="FFFF00" w:fill="auto"/>
          </w:tcPr>
          <w:p w:rsidR="001E0633" w:rsidRPr="00AA38E8" w:rsidRDefault="001E0633" w:rsidP="00302D3C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1E0633" w:rsidRPr="00AA38E8" w:rsidRDefault="001E0633" w:rsidP="00302D3C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1E0633" w:rsidRPr="00AA38E8" w:rsidRDefault="001E0633" w:rsidP="00302D3C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addr_ext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vuint32</w:t>
            </w:r>
          </w:p>
        </w:tc>
        <w:tc>
          <w:tcPr>
            <w:tcW w:w="990" w:type="dxa"/>
          </w:tcPr>
          <w:p w:rsidR="001E0633" w:rsidRPr="00AA38E8" w:rsidRDefault="00391B7B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1E0633" w:rsidRPr="00AA38E8" w:rsidTr="00302D3C">
        <w:tc>
          <w:tcPr>
            <w:tcW w:w="1779" w:type="dxa"/>
          </w:tcPr>
          <w:p w:rsidR="001E0633" w:rsidRPr="00AA38E8" w:rsidRDefault="001E0633" w:rsidP="00302D3C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RtnAddr_Cnt_T_u32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1E0633" w:rsidRPr="00AA38E8" w:rsidRDefault="00391B7B" w:rsidP="00302D3C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1E0633" w:rsidRPr="00AA38E8" w:rsidRDefault="00CB70C2" w:rsidP="00302D3C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</w:tbl>
    <w:p w:rsidR="001E0633" w:rsidRPr="00AA38E8" w:rsidRDefault="001E0633" w:rsidP="001E0633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47" w:name="_Toc506219851"/>
      <w:r w:rsidRPr="00AA38E8">
        <w:rPr>
          <w:rFonts w:ascii="Calibri" w:hAnsi="Calibri" w:cs="Calibri"/>
        </w:rPr>
        <w:t>Description</w:t>
      </w:r>
      <w:bookmarkEnd w:id="947"/>
    </w:p>
    <w:p w:rsidR="00CB70C2" w:rsidRDefault="00CB70C2" w:rsidP="001E0633">
      <w:pPr>
        <w:rPr>
          <w:rFonts w:cs="Calibri"/>
        </w:rPr>
      </w:pPr>
      <w:r>
        <w:rPr>
          <w:rFonts w:cs="Calibri"/>
        </w:rPr>
        <w:t>This function takes the extension and address of and returns the physical address of the item.</w:t>
      </w:r>
    </w:p>
    <w:p w:rsidR="00CB70C2" w:rsidRDefault="00CB70C2" w:rsidP="001E0633">
      <w:pPr>
        <w:rPr>
          <w:rFonts w:cs="Calibri"/>
        </w:rPr>
      </w:pPr>
    </w:p>
    <w:p w:rsidR="001E0633" w:rsidRDefault="00CB70C2" w:rsidP="00677453">
      <w:pPr>
        <w:jc w:val="center"/>
        <w:rPr>
          <w:rFonts w:cs="Calibri"/>
        </w:rPr>
      </w:pPr>
      <w:r>
        <w:object w:dxaOrig="4365" w:dyaOrig="1671">
          <v:shape id="_x0000_i1029" type="#_x0000_t75" style="width:3in;height:86.25pt" o:ole="">
            <v:imagedata r:id="rId18" o:title=""/>
          </v:shape>
          <o:OLEObject Type="Embed" ProgID="Visio.Drawing.11" ShapeID="_x0000_i1029" DrawAspect="Content" ObjectID="_1579961671" r:id="rId19"/>
        </w:object>
      </w:r>
      <w:r w:rsidRPr="00AA38E8" w:rsidDel="00CB70C2">
        <w:rPr>
          <w:rFonts w:cs="Calibri"/>
        </w:rPr>
        <w:t xml:space="preserve"> </w:t>
      </w:r>
    </w:p>
    <w:p w:rsidR="001E0633" w:rsidRDefault="001E0633" w:rsidP="00656B0A">
      <w:pPr>
        <w:rPr>
          <w:rFonts w:cs="Calibri"/>
        </w:rPr>
      </w:pPr>
    </w:p>
    <w:p w:rsidR="00393DFF" w:rsidRDefault="00393DFF">
      <w:pPr>
        <w:rPr>
          <w:rFonts w:cs="Calibri"/>
          <w:b/>
          <w:caps/>
          <w:szCs w:val="20"/>
          <w:lang w:bidi="ar-SA"/>
        </w:rPr>
      </w:pPr>
      <w:r>
        <w:rPr>
          <w:rFonts w:cs="Calibri"/>
        </w:rPr>
        <w:br w:type="page"/>
      </w:r>
    </w:p>
    <w:p w:rsidR="00CB70C2" w:rsidRPr="00AA38E8" w:rsidRDefault="00CB70C2" w:rsidP="00CB70C2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48" w:name="_Toc506219852"/>
      <w:r w:rsidRPr="00CB70C2">
        <w:rPr>
          <w:rFonts w:ascii="Calibri" w:hAnsi="Calibri" w:cs="Calibri"/>
        </w:rPr>
        <w:lastRenderedPageBreak/>
        <w:t>ApplXcpCalibrationWrite</w:t>
      </w:r>
      <w:bookmarkEnd w:id="948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1"/>
        <w:gridCol w:w="1092"/>
        <w:gridCol w:w="971"/>
        <w:gridCol w:w="1027"/>
      </w:tblGrid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ApplXcpCalibrationWrite</w:t>
            </w:r>
          </w:p>
        </w:tc>
        <w:tc>
          <w:tcPr>
            <w:tcW w:w="990" w:type="dxa"/>
            <w:shd w:val="pct30" w:color="FFFF00" w:fill="auto"/>
          </w:tcPr>
          <w:p w:rsidR="00CB70C2" w:rsidRPr="00AA38E8" w:rsidRDefault="00CB70C2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CB70C2" w:rsidRPr="00AA38E8" w:rsidRDefault="00CB70C2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CB70C2" w:rsidRPr="00AA38E8" w:rsidRDefault="00CB70C2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CB70C2" w:rsidRPr="00AA38E8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</w:t>
            </w:r>
          </w:p>
        </w:tc>
        <w:tc>
          <w:tcPr>
            <w:tcW w:w="990" w:type="dxa"/>
          </w:tcPr>
          <w:p w:rsidR="00CB70C2" w:rsidRPr="00AA38E8" w:rsidRDefault="00CB70C2" w:rsidP="00CB70C2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CB70C2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data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90" w:type="dxa"/>
          </w:tcPr>
          <w:p w:rsidR="00CB70C2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CB70C2" w:rsidRPr="00CB70C2" w:rsidRDefault="00CB70C2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CB70C2" w:rsidRPr="00AA38E8" w:rsidTr="00393DFF">
        <w:tc>
          <w:tcPr>
            <w:tcW w:w="1779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CB70C2" w:rsidRPr="00AA38E8" w:rsidRDefault="00CB70C2" w:rsidP="00CB70C2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CB70C2" w:rsidRPr="00AA38E8" w:rsidRDefault="00CB70C2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CB70C2" w:rsidRPr="00AA38E8" w:rsidRDefault="00CB70C2" w:rsidP="00CB70C2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49" w:name="_Toc506219853"/>
      <w:r w:rsidRPr="00AA38E8">
        <w:rPr>
          <w:rFonts w:ascii="Calibri" w:hAnsi="Calibri" w:cs="Calibri"/>
        </w:rPr>
        <w:t>Description</w:t>
      </w:r>
      <w:bookmarkEnd w:id="949"/>
    </w:p>
    <w:p w:rsidR="00CB70C2" w:rsidRDefault="00CB70C2" w:rsidP="00CB70C2">
      <w:pPr>
        <w:rPr>
          <w:rFonts w:cs="Calibri"/>
        </w:rPr>
      </w:pPr>
      <w:r>
        <w:rPr>
          <w:rFonts w:cs="Calibri"/>
        </w:rPr>
        <w:t>This function calls the common XCP writing function. For this deisgn, the function call will be translated into a trusted function call.</w:t>
      </w:r>
    </w:p>
    <w:p w:rsidR="00CB70C2" w:rsidRDefault="00CB70C2" w:rsidP="00CB70C2">
      <w:pPr>
        <w:rPr>
          <w:rFonts w:cs="Calibri"/>
        </w:rPr>
      </w:pPr>
    </w:p>
    <w:p w:rsidR="00CB70C2" w:rsidRDefault="00AA1E6B" w:rsidP="00CB70C2">
      <w:pPr>
        <w:jc w:val="center"/>
        <w:rPr>
          <w:rFonts w:cs="Calibri"/>
        </w:rPr>
      </w:pPr>
      <w:r>
        <w:object w:dxaOrig="10164" w:dyaOrig="8747">
          <v:shape id="_x0000_i1030" type="#_x0000_t75" style="width:388.5pt;height:338.25pt" o:ole="">
            <v:imagedata r:id="rId20" o:title=""/>
          </v:shape>
          <o:OLEObject Type="Embed" ProgID="Visio.Drawing.11" ShapeID="_x0000_i1030" DrawAspect="Content" ObjectID="_1579961672" r:id="rId21"/>
        </w:object>
      </w:r>
    </w:p>
    <w:p w:rsidR="00934EA5" w:rsidRDefault="00934EA5" w:rsidP="00934EA5">
      <w:pPr>
        <w:rPr>
          <w:rFonts w:cs="Calibri"/>
        </w:rPr>
      </w:pPr>
    </w:p>
    <w:p w:rsidR="00393DFF" w:rsidRDefault="00393DFF">
      <w:pPr>
        <w:rPr>
          <w:rFonts w:cs="Calibri"/>
          <w:b/>
          <w:caps/>
          <w:szCs w:val="20"/>
          <w:lang w:bidi="ar-SA"/>
        </w:rPr>
      </w:pPr>
      <w:r>
        <w:rPr>
          <w:rFonts w:cs="Calibri"/>
        </w:rPr>
        <w:br w:type="page"/>
      </w:r>
    </w:p>
    <w:p w:rsidR="00897691" w:rsidRPr="00AA38E8" w:rsidRDefault="00897691" w:rsidP="0089769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50" w:name="_Toc506219854"/>
      <w:r w:rsidRPr="00897691">
        <w:rPr>
          <w:rFonts w:ascii="Calibri" w:hAnsi="Calibri" w:cs="Calibri"/>
        </w:rPr>
        <w:lastRenderedPageBreak/>
        <w:t>ApplXcpWrCmn</w:t>
      </w:r>
      <w:bookmarkEnd w:id="950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52"/>
        <w:gridCol w:w="4084"/>
        <w:gridCol w:w="1092"/>
        <w:gridCol w:w="973"/>
        <w:gridCol w:w="1027"/>
      </w:tblGrid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ApplXcpWrCmn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897691" w:rsidRPr="00AA38E8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data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90" w:type="dxa"/>
          </w:tcPr>
          <w:p w:rsidR="00897691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CB70C2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897691" w:rsidRPr="00AA38E8" w:rsidRDefault="00897691" w:rsidP="0089769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51" w:name="_Toc506219855"/>
      <w:r w:rsidRPr="00AA38E8">
        <w:rPr>
          <w:rFonts w:ascii="Calibri" w:hAnsi="Calibri" w:cs="Calibri"/>
        </w:rPr>
        <w:t>Description</w:t>
      </w:r>
      <w:bookmarkEnd w:id="951"/>
    </w:p>
    <w:p w:rsidR="00897691" w:rsidRDefault="00897691" w:rsidP="00897691">
      <w:pPr>
        <w:rPr>
          <w:rFonts w:cs="Calibri"/>
        </w:rPr>
      </w:pPr>
      <w:r>
        <w:rPr>
          <w:rFonts w:cs="Calibri"/>
        </w:rPr>
        <w:t>This function writes the data passed in by the XCP user to the design</w:t>
      </w:r>
      <w:r w:rsidR="00D83F19">
        <w:rPr>
          <w:rFonts w:cs="Calibri"/>
        </w:rPr>
        <w:t>ated</w:t>
      </w:r>
      <w:r>
        <w:rPr>
          <w:rFonts w:cs="Calibri"/>
        </w:rPr>
        <w:t xml:space="preserve"> address.</w:t>
      </w:r>
    </w:p>
    <w:p w:rsidR="00897691" w:rsidRDefault="00897691" w:rsidP="00897691">
      <w:pPr>
        <w:rPr>
          <w:rFonts w:cs="Calibri"/>
        </w:rPr>
      </w:pPr>
    </w:p>
    <w:p w:rsidR="00897691" w:rsidRDefault="00897691" w:rsidP="00897691">
      <w:pPr>
        <w:jc w:val="center"/>
        <w:rPr>
          <w:rFonts w:cs="Calibri"/>
        </w:rPr>
      </w:pPr>
      <w:r>
        <w:object w:dxaOrig="4743" w:dyaOrig="2358">
          <v:shape id="_x0000_i1031" type="#_x0000_t75" style="width:237.75pt;height:115.5pt" o:ole="">
            <v:imagedata r:id="rId22" o:title=""/>
          </v:shape>
          <o:OLEObject Type="Embed" ProgID="Visio.Drawing.11" ShapeID="_x0000_i1031" DrawAspect="Content" ObjectID="_1579961673" r:id="rId23"/>
        </w:object>
      </w:r>
    </w:p>
    <w:p w:rsidR="00897691" w:rsidRDefault="00897691" w:rsidP="00897691">
      <w:pPr>
        <w:rPr>
          <w:rFonts w:cs="Calibri"/>
        </w:rPr>
      </w:pPr>
    </w:p>
    <w:p w:rsidR="00897691" w:rsidRPr="00AA38E8" w:rsidRDefault="00897691" w:rsidP="0089769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52" w:name="_Toc506219856"/>
      <w:r w:rsidRPr="00897691">
        <w:rPr>
          <w:rFonts w:ascii="Calibri" w:hAnsi="Calibri" w:cs="Calibri"/>
        </w:rPr>
        <w:t>ApplXcpCalibrationRead</w:t>
      </w:r>
      <w:bookmarkEnd w:id="952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8"/>
        <w:gridCol w:w="4090"/>
        <w:gridCol w:w="1092"/>
        <w:gridCol w:w="971"/>
        <w:gridCol w:w="1027"/>
      </w:tblGrid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ApplXcpCalibrationRead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990" w:type="dxa"/>
            <w:shd w:val="pct30" w:color="FFFF00" w:fill="auto"/>
          </w:tcPr>
          <w:p w:rsidR="00897691" w:rsidRPr="00AA38E8" w:rsidRDefault="00897691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90" w:type="dxa"/>
          </w:tcPr>
          <w:p w:rsidR="00897691" w:rsidRPr="00AA38E8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179" w:type="dxa"/>
          </w:tcPr>
          <w:p w:rsidR="00897691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data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90" w:type="dxa"/>
          </w:tcPr>
          <w:p w:rsidR="00897691" w:rsidRDefault="00391B7B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990" w:type="dxa"/>
          </w:tcPr>
          <w:p w:rsidR="00897691" w:rsidRPr="00CB70C2" w:rsidRDefault="00897691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897691" w:rsidRPr="00AA38E8" w:rsidTr="00393DFF">
        <w:tc>
          <w:tcPr>
            <w:tcW w:w="17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179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990" w:type="dxa"/>
          </w:tcPr>
          <w:p w:rsidR="00897691" w:rsidRPr="00AA38E8" w:rsidRDefault="00897691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897691" w:rsidRPr="00AA38E8" w:rsidRDefault="00897691" w:rsidP="0089769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53" w:name="_Toc506219857"/>
      <w:r w:rsidRPr="00AA38E8">
        <w:rPr>
          <w:rFonts w:ascii="Calibri" w:hAnsi="Calibri" w:cs="Calibri"/>
        </w:rPr>
        <w:t>Description</w:t>
      </w:r>
      <w:bookmarkEnd w:id="953"/>
    </w:p>
    <w:p w:rsidR="00897691" w:rsidRDefault="00897691" w:rsidP="00897691">
      <w:pPr>
        <w:rPr>
          <w:rFonts w:cs="Calibri"/>
        </w:rPr>
      </w:pPr>
      <w:r>
        <w:rPr>
          <w:rFonts w:cs="Calibri"/>
        </w:rPr>
        <w:t xml:space="preserve">This function reads the data </w:t>
      </w:r>
      <w:r w:rsidR="00D83F19">
        <w:rPr>
          <w:rFonts w:cs="Calibri"/>
        </w:rPr>
        <w:t>in the designated address</w:t>
      </w:r>
      <w:r>
        <w:rPr>
          <w:rFonts w:cs="Calibri"/>
        </w:rPr>
        <w:t xml:space="preserve"> </w:t>
      </w:r>
      <w:r w:rsidR="00D83F19">
        <w:rPr>
          <w:rFonts w:cs="Calibri"/>
        </w:rPr>
        <w:t>and returns it to</w:t>
      </w:r>
      <w:r>
        <w:rPr>
          <w:rFonts w:cs="Calibri"/>
        </w:rPr>
        <w:t xml:space="preserve"> the </w:t>
      </w:r>
      <w:r w:rsidR="00D83F19">
        <w:rPr>
          <w:rFonts w:cs="Calibri"/>
        </w:rPr>
        <w:t>XCP user.</w:t>
      </w:r>
    </w:p>
    <w:p w:rsidR="00897691" w:rsidRDefault="00897691" w:rsidP="00897691">
      <w:pPr>
        <w:rPr>
          <w:rFonts w:cs="Calibri"/>
        </w:rPr>
      </w:pPr>
    </w:p>
    <w:p w:rsidR="00897691" w:rsidRDefault="00D83F19" w:rsidP="00897691">
      <w:pPr>
        <w:jc w:val="center"/>
        <w:rPr>
          <w:rFonts w:cs="Calibri"/>
        </w:rPr>
      </w:pPr>
      <w:r>
        <w:object w:dxaOrig="4743" w:dyaOrig="2358">
          <v:shape id="_x0000_i1032" type="#_x0000_t75" style="width:237.75pt;height:115.5pt" o:ole="">
            <v:imagedata r:id="rId24" o:title=""/>
          </v:shape>
          <o:OLEObject Type="Embed" ProgID="Visio.Drawing.11" ShapeID="_x0000_i1032" DrawAspect="Content" ObjectID="_1579961674" r:id="rId25"/>
        </w:object>
      </w:r>
    </w:p>
    <w:p w:rsidR="00897691" w:rsidRDefault="00897691" w:rsidP="00934EA5">
      <w:pPr>
        <w:rPr>
          <w:rFonts w:cs="Calibri"/>
        </w:rPr>
      </w:pPr>
    </w:p>
    <w:p w:rsidR="00393DFF" w:rsidRPr="00AA38E8" w:rsidRDefault="00393DFF" w:rsidP="00393DFF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  <w:bookmarkStart w:id="954" w:name="_Toc506219858"/>
      <w:r>
        <w:rPr>
          <w:rFonts w:ascii="Calibri" w:hAnsi="Calibri" w:cs="Calibri"/>
        </w:rPr>
        <w:lastRenderedPageBreak/>
        <w:t>ApplXcpCheckWriteAccess</w:t>
      </w:r>
      <w:bookmarkEnd w:id="954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393DFF" w:rsidRPr="00AA38E8" w:rsidTr="007C4261"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CheckWriteAccess</w:t>
            </w:r>
          </w:p>
        </w:tc>
        <w:tc>
          <w:tcPr>
            <w:tcW w:w="1092" w:type="dxa"/>
            <w:shd w:val="pct30" w:color="FFFF00" w:fill="auto"/>
          </w:tcPr>
          <w:p w:rsidR="00393DFF" w:rsidRPr="00AA38E8" w:rsidRDefault="00393DFF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393DFF" w:rsidRPr="00AA38E8" w:rsidRDefault="00393DFF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393DFF" w:rsidRPr="00AA38E8" w:rsidRDefault="00393DFF" w:rsidP="00393DFF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393DFF" w:rsidRPr="00AA38E8" w:rsidTr="007C4261"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1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70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102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393DFF" w:rsidRPr="00AA38E8" w:rsidTr="007C4261"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Size_Cnt_T_u08</w:t>
            </w:r>
          </w:p>
        </w:tc>
        <w:tc>
          <w:tcPr>
            <w:tcW w:w="1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393DFF" w:rsidRPr="00AA38E8" w:rsidTr="007C4261">
        <w:tc>
          <w:tcPr>
            <w:tcW w:w="174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1092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393DFF" w:rsidRPr="00AA38E8" w:rsidRDefault="00393DFF" w:rsidP="00393DFF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393DFF" w:rsidRPr="00AA38E8" w:rsidRDefault="00393DFF" w:rsidP="00393DFF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55" w:name="_Toc506219859"/>
      <w:r w:rsidRPr="00AA38E8">
        <w:rPr>
          <w:rFonts w:ascii="Calibri" w:hAnsi="Calibri" w:cs="Calibri"/>
        </w:rPr>
        <w:t>Description</w:t>
      </w:r>
      <w:bookmarkEnd w:id="955"/>
    </w:p>
    <w:p w:rsidR="00393DFF" w:rsidRDefault="00393DFF" w:rsidP="00393DFF">
      <w:pPr>
        <w:rPr>
          <w:rFonts w:cs="Calibri"/>
        </w:rPr>
      </w:pPr>
      <w:r>
        <w:rPr>
          <w:rFonts w:cs="Calibri"/>
        </w:rPr>
        <w:t xml:space="preserve">This function </w:t>
      </w:r>
      <w:r w:rsidR="00B05D71">
        <w:rPr>
          <w:rFonts w:cs="Calibri"/>
        </w:rPr>
        <w:t xml:space="preserve">checks access for XCP writes. Since the functions in tuning selection management handle the presmissions for writes, this function shall always return a positive response. </w:t>
      </w:r>
    </w:p>
    <w:p w:rsidR="00393DFF" w:rsidRDefault="00393DFF" w:rsidP="00393DFF">
      <w:pPr>
        <w:rPr>
          <w:rFonts w:cs="Calibri"/>
        </w:rPr>
      </w:pPr>
    </w:p>
    <w:p w:rsidR="00393DFF" w:rsidRDefault="00B05D71" w:rsidP="00393DFF">
      <w:pPr>
        <w:jc w:val="center"/>
        <w:rPr>
          <w:rFonts w:cs="Calibri"/>
        </w:rPr>
      </w:pPr>
      <w:r>
        <w:object w:dxaOrig="5736" w:dyaOrig="2202">
          <v:shape id="_x0000_i1033" type="#_x0000_t75" style="width:4in;height:108pt" o:ole="">
            <v:imagedata r:id="rId26" o:title=""/>
          </v:shape>
          <o:OLEObject Type="Embed" ProgID="Visio.Drawing.11" ShapeID="_x0000_i1033" DrawAspect="Content" ObjectID="_1579961675" r:id="rId27"/>
        </w:object>
      </w:r>
    </w:p>
    <w:p w:rsidR="00393DFF" w:rsidRDefault="00393DFF">
      <w:pPr>
        <w:rPr>
          <w:rFonts w:cs="Calibri"/>
          <w:b/>
          <w:caps/>
          <w:szCs w:val="20"/>
          <w:lang w:bidi="ar-SA"/>
        </w:rPr>
      </w:pPr>
    </w:p>
    <w:p w:rsidR="00B05D71" w:rsidRPr="00AA38E8" w:rsidRDefault="00B05D71" w:rsidP="00B05D7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56" w:name="_Toc506219860"/>
      <w:r>
        <w:rPr>
          <w:rFonts w:ascii="Calibri" w:hAnsi="Calibri" w:cs="Calibri"/>
        </w:rPr>
        <w:t>ApplXcpCheckReadAccess</w:t>
      </w:r>
      <w:bookmarkEnd w:id="956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B05D71" w:rsidRPr="00AA38E8" w:rsidRDefault="00B05D71" w:rsidP="00B05D71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CheckReadAccess</w:t>
            </w:r>
          </w:p>
        </w:tc>
        <w:tc>
          <w:tcPr>
            <w:tcW w:w="1092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Size_Cnt_T_u08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B05D71" w:rsidRPr="00AA38E8" w:rsidRDefault="00B05D71" w:rsidP="00B05D7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57" w:name="_Toc506219861"/>
      <w:r w:rsidRPr="00AA38E8">
        <w:rPr>
          <w:rFonts w:ascii="Calibri" w:hAnsi="Calibri" w:cs="Calibri"/>
        </w:rPr>
        <w:t>Description</w:t>
      </w:r>
      <w:bookmarkEnd w:id="957"/>
    </w:p>
    <w:p w:rsidR="00B05D71" w:rsidRDefault="00B05D71" w:rsidP="00B05D71">
      <w:pPr>
        <w:rPr>
          <w:rFonts w:cs="Calibri"/>
        </w:rPr>
      </w:pPr>
      <w:r>
        <w:rPr>
          <w:rFonts w:cs="Calibri"/>
        </w:rPr>
        <w:t xml:space="preserve">This function checks access for XCP reads. Since the functions in tuning selection management handle the presmissions for reads, this function shall always return a positive response. </w:t>
      </w:r>
    </w:p>
    <w:p w:rsidR="00B05D71" w:rsidRDefault="00B05D71" w:rsidP="00B05D71">
      <w:pPr>
        <w:rPr>
          <w:rFonts w:cs="Calibri"/>
        </w:rPr>
      </w:pPr>
    </w:p>
    <w:p w:rsidR="00B05D71" w:rsidRDefault="00B05D71" w:rsidP="00B05D71">
      <w:pPr>
        <w:jc w:val="center"/>
      </w:pPr>
      <w:r>
        <w:object w:dxaOrig="5736" w:dyaOrig="2202">
          <v:shape id="_x0000_i1034" type="#_x0000_t75" style="width:4in;height:108pt" o:ole="">
            <v:imagedata r:id="rId26" o:title=""/>
          </v:shape>
          <o:OLEObject Type="Embed" ProgID="Visio.Drawing.11" ShapeID="_x0000_i1034" DrawAspect="Content" ObjectID="_1579961676" r:id="rId28"/>
        </w:object>
      </w:r>
    </w:p>
    <w:p w:rsidR="00B05D71" w:rsidRDefault="00B05D71" w:rsidP="00B05D71">
      <w:pPr>
        <w:jc w:val="center"/>
      </w:pPr>
    </w:p>
    <w:p w:rsidR="00B05D71" w:rsidRDefault="00B05D71">
      <w:r>
        <w:br w:type="page"/>
      </w:r>
    </w:p>
    <w:p w:rsidR="00B05D71" w:rsidRPr="00AA38E8" w:rsidRDefault="00B05D71" w:rsidP="00B05D7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58" w:name="_Toc506219862"/>
      <w:r>
        <w:rPr>
          <w:rFonts w:ascii="Calibri" w:hAnsi="Calibri" w:cs="Calibri"/>
        </w:rPr>
        <w:lastRenderedPageBreak/>
        <w:t>ApplXcpCheckDAQAccess</w:t>
      </w:r>
      <w:bookmarkEnd w:id="958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B05D71" w:rsidRPr="00AA38E8" w:rsidRDefault="00B05D71" w:rsidP="00B05D71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CheckDAQAccess</w:t>
            </w:r>
          </w:p>
        </w:tc>
        <w:tc>
          <w:tcPr>
            <w:tcW w:w="1092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addr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MTABYTEPTR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1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Size_Cnt_T_u08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</w:tr>
    </w:tbl>
    <w:p w:rsidR="00B05D71" w:rsidRPr="00AA38E8" w:rsidRDefault="00B05D71" w:rsidP="00B05D7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59" w:name="_Toc506219863"/>
      <w:r w:rsidRPr="00AA38E8">
        <w:rPr>
          <w:rFonts w:ascii="Calibri" w:hAnsi="Calibri" w:cs="Calibri"/>
        </w:rPr>
        <w:t>Description</w:t>
      </w:r>
      <w:bookmarkEnd w:id="959"/>
    </w:p>
    <w:p w:rsidR="00B05D71" w:rsidRDefault="00B05D71" w:rsidP="00B05D71">
      <w:pPr>
        <w:rPr>
          <w:rFonts w:cs="Calibri"/>
        </w:rPr>
      </w:pPr>
      <w:r>
        <w:rPr>
          <w:rFonts w:cs="Calibri"/>
        </w:rPr>
        <w:t xml:space="preserve">This function checks access for XCP DAQ access. Since all reads are allowed, this function will also always return a positive response. </w:t>
      </w:r>
    </w:p>
    <w:p w:rsidR="00B05D71" w:rsidRDefault="00B05D71" w:rsidP="00B05D71">
      <w:pPr>
        <w:rPr>
          <w:rFonts w:cs="Calibri"/>
        </w:rPr>
      </w:pPr>
    </w:p>
    <w:p w:rsidR="00B05D71" w:rsidRDefault="00B05D71" w:rsidP="00B05D71">
      <w:pPr>
        <w:jc w:val="center"/>
        <w:rPr>
          <w:rFonts w:cs="Calibri"/>
        </w:rPr>
      </w:pPr>
      <w:r>
        <w:object w:dxaOrig="5736" w:dyaOrig="2202">
          <v:shape id="_x0000_i1035" type="#_x0000_t75" style="width:4in;height:108pt" o:ole="">
            <v:imagedata r:id="rId26" o:title=""/>
          </v:shape>
          <o:OLEObject Type="Embed" ProgID="Visio.Drawing.11" ShapeID="_x0000_i1035" DrawAspect="Content" ObjectID="_1579961677" r:id="rId29"/>
        </w:object>
      </w:r>
    </w:p>
    <w:p w:rsidR="00B05D71" w:rsidRDefault="00B05D71" w:rsidP="00B05D71">
      <w:pPr>
        <w:jc w:val="center"/>
        <w:rPr>
          <w:rFonts w:cs="Calibri"/>
        </w:rPr>
      </w:pPr>
    </w:p>
    <w:p w:rsidR="00B05D71" w:rsidRDefault="00B05D71">
      <w:pPr>
        <w:rPr>
          <w:rFonts w:cs="Calibri"/>
          <w:b/>
          <w:caps/>
          <w:szCs w:val="20"/>
          <w:lang w:bidi="ar-SA"/>
        </w:rPr>
      </w:pPr>
      <w:r>
        <w:rPr>
          <w:rFonts w:cs="Calibri"/>
        </w:rPr>
        <w:br w:type="page"/>
      </w:r>
    </w:p>
    <w:p w:rsidR="00B05D71" w:rsidRPr="00AA38E8" w:rsidRDefault="00B05D71" w:rsidP="00B05D7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0" w:name="_Toc506219864"/>
      <w:r>
        <w:rPr>
          <w:rFonts w:ascii="Calibri" w:hAnsi="Calibri" w:cs="Calibri"/>
        </w:rPr>
        <w:lastRenderedPageBreak/>
        <w:t>ApplXcpSetCalPage</w:t>
      </w:r>
      <w:bookmarkEnd w:id="960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B05D71" w:rsidRPr="00AA38E8" w:rsidRDefault="00B05D71" w:rsidP="00B05D71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SetCalPage</w:t>
            </w:r>
          </w:p>
        </w:tc>
        <w:tc>
          <w:tcPr>
            <w:tcW w:w="1092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05D71" w:rsidRPr="00AA38E8" w:rsidRDefault="00B05D7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 w:rsidRPr="00B05D71">
              <w:rPr>
                <w:rFonts w:cs="Calibri"/>
                <w:sz w:val="16"/>
              </w:rPr>
              <w:t>Seg_Cnt_T_u08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 w:rsidRPr="00B05D71">
              <w:rPr>
                <w:rFonts w:cs="Calibri"/>
                <w:sz w:val="16"/>
              </w:rPr>
              <w:t>Page_Cnt_T_u08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05D71" w:rsidRDefault="00B05D71" w:rsidP="0058070A">
            <w:pPr>
              <w:spacing w:before="60"/>
              <w:rPr>
                <w:rFonts w:cs="Calibri"/>
                <w:sz w:val="16"/>
              </w:rPr>
            </w:pPr>
            <w:r w:rsidRPr="00B05D71">
              <w:rPr>
                <w:rFonts w:cs="Calibri"/>
                <w:sz w:val="16"/>
              </w:rPr>
              <w:t>Mod_Cnt_T_u08</w:t>
            </w:r>
          </w:p>
        </w:tc>
        <w:tc>
          <w:tcPr>
            <w:tcW w:w="1092" w:type="dxa"/>
          </w:tcPr>
          <w:p w:rsidR="00B05D71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05D71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05D71" w:rsidRPr="00AA38E8" w:rsidTr="0058070A">
        <w:tc>
          <w:tcPr>
            <w:tcW w:w="1747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B05D71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Rtn_Cnt_T_u08</w:t>
            </w:r>
          </w:p>
        </w:tc>
        <w:tc>
          <w:tcPr>
            <w:tcW w:w="1092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B05D71" w:rsidRPr="00AA38E8" w:rsidRDefault="00B05D7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05D71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0x28</w:t>
            </w:r>
          </w:p>
        </w:tc>
      </w:tr>
    </w:tbl>
    <w:p w:rsidR="00B05D71" w:rsidRPr="00AA38E8" w:rsidRDefault="00B05D71" w:rsidP="00B05D7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61" w:name="_Toc506219865"/>
      <w:r w:rsidRPr="00AA38E8">
        <w:rPr>
          <w:rFonts w:ascii="Calibri" w:hAnsi="Calibri" w:cs="Calibri"/>
        </w:rPr>
        <w:t>Description</w:t>
      </w:r>
      <w:bookmarkEnd w:id="961"/>
    </w:p>
    <w:p w:rsidR="00B05D71" w:rsidRDefault="00B05D71" w:rsidP="00B05D71">
      <w:pPr>
        <w:rPr>
          <w:rFonts w:cs="Calibri"/>
        </w:rPr>
      </w:pPr>
      <w:r>
        <w:rPr>
          <w:rFonts w:cs="Calibri"/>
        </w:rPr>
        <w:t xml:space="preserve">This function sets the calibration page access. It directly calls the functions used in tuning selection management.  </w:t>
      </w:r>
    </w:p>
    <w:p w:rsidR="00B05D71" w:rsidRDefault="00B05D71" w:rsidP="00B05D71">
      <w:pPr>
        <w:rPr>
          <w:rFonts w:cs="Calibri"/>
        </w:rPr>
      </w:pPr>
    </w:p>
    <w:p w:rsidR="00B05D71" w:rsidRDefault="00E87C6F" w:rsidP="00B05D71">
      <w:pPr>
        <w:jc w:val="center"/>
        <w:rPr>
          <w:rFonts w:cs="Calibri"/>
        </w:rPr>
      </w:pPr>
      <w:r>
        <w:object w:dxaOrig="13580" w:dyaOrig="11233">
          <v:shape id="_x0000_i1036" type="#_x0000_t75" style="width:496.5pt;height:407.25pt" o:ole="">
            <v:imagedata r:id="rId30" o:title=""/>
          </v:shape>
          <o:OLEObject Type="Embed" ProgID="Visio.Drawing.11" ShapeID="_x0000_i1036" DrawAspect="Content" ObjectID="_1579961678" r:id="rId31"/>
        </w:object>
      </w:r>
    </w:p>
    <w:p w:rsidR="00B05D71" w:rsidRDefault="00B05D71" w:rsidP="00B05D71">
      <w:pPr>
        <w:jc w:val="center"/>
        <w:rPr>
          <w:rFonts w:cs="Calibri"/>
        </w:rPr>
      </w:pPr>
    </w:p>
    <w:p w:rsidR="00F72661" w:rsidRDefault="00F72661">
      <w:pPr>
        <w:rPr>
          <w:rFonts w:cs="Calibri"/>
          <w:b/>
          <w:caps/>
          <w:szCs w:val="20"/>
          <w:lang w:bidi="ar-SA"/>
        </w:rPr>
      </w:pPr>
      <w:r>
        <w:rPr>
          <w:rFonts w:cs="Calibri"/>
        </w:rPr>
        <w:br w:type="page"/>
      </w:r>
    </w:p>
    <w:p w:rsidR="00F72661" w:rsidRPr="00AA38E8" w:rsidRDefault="00F72661" w:rsidP="00F7266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2" w:name="_Toc506219866"/>
      <w:r>
        <w:rPr>
          <w:rFonts w:ascii="Calibri" w:hAnsi="Calibri" w:cs="Calibri"/>
        </w:rPr>
        <w:lastRenderedPageBreak/>
        <w:t>ApplXcpGetCalPage</w:t>
      </w:r>
      <w:bookmarkEnd w:id="962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F72661" w:rsidRPr="00AA38E8" w:rsidTr="0058070A">
        <w:tc>
          <w:tcPr>
            <w:tcW w:w="1747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GetCalPage</w:t>
            </w:r>
          </w:p>
        </w:tc>
        <w:tc>
          <w:tcPr>
            <w:tcW w:w="1092" w:type="dxa"/>
            <w:shd w:val="pct30" w:color="FFFF00" w:fill="auto"/>
          </w:tcPr>
          <w:p w:rsidR="00F72661" w:rsidRPr="00AA38E8" w:rsidRDefault="00F7266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F72661" w:rsidRPr="00AA38E8" w:rsidRDefault="00F7266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F72661" w:rsidRPr="00AA38E8" w:rsidRDefault="00F7266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F72661" w:rsidRPr="00AA38E8" w:rsidTr="0058070A">
        <w:tc>
          <w:tcPr>
            <w:tcW w:w="1747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 w:rsidRPr="00B05D71">
              <w:rPr>
                <w:rFonts w:cs="Calibri"/>
                <w:sz w:val="16"/>
              </w:rPr>
              <w:t>Seg_Cnt_T_u08</w:t>
            </w:r>
          </w:p>
        </w:tc>
        <w:tc>
          <w:tcPr>
            <w:tcW w:w="1092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F72661" w:rsidRPr="00AA38E8" w:rsidTr="0058070A">
        <w:tc>
          <w:tcPr>
            <w:tcW w:w="1747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F72661" w:rsidRDefault="00F72661" w:rsidP="0058070A">
            <w:pPr>
              <w:spacing w:before="60"/>
              <w:rPr>
                <w:rFonts w:cs="Calibri"/>
                <w:sz w:val="16"/>
              </w:rPr>
            </w:pPr>
            <w:r w:rsidRPr="00B05D71">
              <w:rPr>
                <w:rFonts w:cs="Calibri"/>
                <w:sz w:val="16"/>
              </w:rPr>
              <w:t>Mod_Cnt_T_u08</w:t>
            </w:r>
          </w:p>
        </w:tc>
        <w:tc>
          <w:tcPr>
            <w:tcW w:w="1092" w:type="dxa"/>
          </w:tcPr>
          <w:p w:rsidR="00F72661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F72661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F72661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F72661" w:rsidRPr="00AA38E8" w:rsidTr="0058070A">
        <w:tc>
          <w:tcPr>
            <w:tcW w:w="1747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F72661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Rtn_Cnt_T_u08</w:t>
            </w:r>
          </w:p>
        </w:tc>
        <w:tc>
          <w:tcPr>
            <w:tcW w:w="1092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F72661" w:rsidRPr="00AA38E8" w:rsidRDefault="00F726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  <w:r w:rsidR="00B34A94">
              <w:rPr>
                <w:rFonts w:cs="Calibri"/>
                <w:sz w:val="16"/>
              </w:rPr>
              <w:t>x28</w:t>
            </w:r>
          </w:p>
        </w:tc>
      </w:tr>
    </w:tbl>
    <w:p w:rsidR="00F72661" w:rsidRPr="00AA38E8" w:rsidRDefault="00F72661" w:rsidP="00F7266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63" w:name="_Toc506219867"/>
      <w:r w:rsidRPr="00AA38E8">
        <w:rPr>
          <w:rFonts w:ascii="Calibri" w:hAnsi="Calibri" w:cs="Calibri"/>
        </w:rPr>
        <w:t>Description</w:t>
      </w:r>
      <w:bookmarkEnd w:id="963"/>
    </w:p>
    <w:p w:rsidR="00F72661" w:rsidRDefault="00F72661" w:rsidP="00F72661">
      <w:pPr>
        <w:rPr>
          <w:rFonts w:cs="Calibri"/>
        </w:rPr>
      </w:pPr>
      <w:r>
        <w:rPr>
          <w:rFonts w:cs="Calibri"/>
        </w:rPr>
        <w:t xml:space="preserve">This function sets the calibration page access. It directly calls the functions used in tuning selection management.  </w:t>
      </w:r>
    </w:p>
    <w:p w:rsidR="00B05D71" w:rsidRDefault="00B05D71">
      <w:pPr>
        <w:rPr>
          <w:rFonts w:cs="Calibri"/>
          <w:b/>
          <w:caps/>
          <w:szCs w:val="20"/>
          <w:lang w:bidi="ar-SA"/>
        </w:rPr>
      </w:pPr>
    </w:p>
    <w:p w:rsidR="00B34A94" w:rsidRDefault="009059CA" w:rsidP="00B34A94">
      <w:pPr>
        <w:jc w:val="center"/>
        <w:rPr>
          <w:rFonts w:cs="Calibri"/>
          <w:b/>
          <w:caps/>
          <w:szCs w:val="20"/>
          <w:lang w:bidi="ar-SA"/>
        </w:rPr>
      </w:pPr>
      <w:r>
        <w:object w:dxaOrig="12414" w:dyaOrig="5619">
          <v:shape id="_x0000_i1037" type="#_x0000_t75" style="width:453.75pt;height:208.5pt" o:ole="">
            <v:imagedata r:id="rId32" o:title=""/>
          </v:shape>
          <o:OLEObject Type="Embed" ProgID="Visio.Drawing.11" ShapeID="_x0000_i1037" DrawAspect="Content" ObjectID="_1579961679" r:id="rId33"/>
        </w:object>
      </w:r>
    </w:p>
    <w:p w:rsidR="00B34A94" w:rsidRDefault="00B34A94">
      <w:pPr>
        <w:rPr>
          <w:rFonts w:cs="Calibri"/>
          <w:b/>
          <w:caps/>
          <w:szCs w:val="20"/>
          <w:lang w:bidi="ar-SA"/>
        </w:rPr>
      </w:pPr>
      <w:r>
        <w:rPr>
          <w:rFonts w:cs="Calibri"/>
        </w:rPr>
        <w:br w:type="page"/>
      </w:r>
    </w:p>
    <w:p w:rsidR="00B34A94" w:rsidRPr="00AA38E8" w:rsidRDefault="00B34A94" w:rsidP="00B34A94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4" w:name="_Toc506219868"/>
      <w:r>
        <w:rPr>
          <w:rFonts w:ascii="Calibri" w:hAnsi="Calibri" w:cs="Calibri"/>
        </w:rPr>
        <w:lastRenderedPageBreak/>
        <w:t>ApplXcpCopyCalPage</w:t>
      </w:r>
      <w:bookmarkEnd w:id="964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34A94" w:rsidRPr="00AA38E8" w:rsidTr="0058070A">
        <w:tc>
          <w:tcPr>
            <w:tcW w:w="1747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B34A94" w:rsidRPr="00AA38E8" w:rsidRDefault="00B34A94" w:rsidP="00B34A94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CopyCalPage</w:t>
            </w:r>
          </w:p>
        </w:tc>
        <w:tc>
          <w:tcPr>
            <w:tcW w:w="1092" w:type="dxa"/>
            <w:shd w:val="pct30" w:color="FFFF00" w:fill="auto"/>
          </w:tcPr>
          <w:p w:rsidR="00B34A94" w:rsidRPr="00AA38E8" w:rsidRDefault="00B34A94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B34A94" w:rsidRPr="00AA38E8" w:rsidRDefault="00B34A94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34A94" w:rsidRPr="00AA38E8" w:rsidRDefault="00B34A94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B34A94" w:rsidRPr="00AA38E8" w:rsidTr="0058070A">
        <w:tc>
          <w:tcPr>
            <w:tcW w:w="1747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 w:rsidRPr="00B34A94">
              <w:rPr>
                <w:rFonts w:cs="Calibri"/>
                <w:sz w:val="16"/>
              </w:rPr>
              <w:t>SrcSeg_Cnt_T_u08</w:t>
            </w:r>
          </w:p>
        </w:tc>
        <w:tc>
          <w:tcPr>
            <w:tcW w:w="1092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34A94" w:rsidRPr="00AA38E8" w:rsidTr="0058070A">
        <w:tc>
          <w:tcPr>
            <w:tcW w:w="1747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34A94" w:rsidRDefault="00B34A94" w:rsidP="0058070A">
            <w:pPr>
              <w:spacing w:before="60"/>
              <w:rPr>
                <w:rFonts w:cs="Calibri"/>
                <w:sz w:val="16"/>
              </w:rPr>
            </w:pPr>
            <w:r w:rsidRPr="00B34A94">
              <w:rPr>
                <w:rFonts w:cs="Calibri"/>
                <w:sz w:val="16"/>
              </w:rPr>
              <w:t>SrcPage_Cnt_T_u08</w:t>
            </w:r>
          </w:p>
        </w:tc>
        <w:tc>
          <w:tcPr>
            <w:tcW w:w="1092" w:type="dxa"/>
          </w:tcPr>
          <w:p w:rsidR="00B34A94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B34A94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34A94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7C4261" w:rsidRPr="00AA38E8" w:rsidTr="0058070A">
        <w:tc>
          <w:tcPr>
            <w:tcW w:w="1747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7C4261" w:rsidRPr="00B05D71" w:rsidRDefault="007C4261" w:rsidP="0058070A">
            <w:pPr>
              <w:spacing w:before="60"/>
              <w:rPr>
                <w:rFonts w:cs="Calibri"/>
                <w:sz w:val="16"/>
              </w:rPr>
            </w:pPr>
            <w:r w:rsidRPr="00B34A94">
              <w:rPr>
                <w:rFonts w:cs="Calibri"/>
                <w:sz w:val="16"/>
              </w:rPr>
              <w:t>DestSeg_Cnt_T_u08</w:t>
            </w:r>
          </w:p>
        </w:tc>
        <w:tc>
          <w:tcPr>
            <w:tcW w:w="1092" w:type="dxa"/>
          </w:tcPr>
          <w:p w:rsidR="007C4261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7C4261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7C4261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7C4261" w:rsidRPr="00AA38E8" w:rsidTr="0058070A">
        <w:tc>
          <w:tcPr>
            <w:tcW w:w="1747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7C4261" w:rsidRPr="00B05D71" w:rsidRDefault="007C4261" w:rsidP="0058070A">
            <w:pPr>
              <w:spacing w:before="60"/>
              <w:rPr>
                <w:rFonts w:cs="Calibri"/>
                <w:sz w:val="16"/>
              </w:rPr>
            </w:pPr>
            <w:r w:rsidRPr="00B34A94">
              <w:rPr>
                <w:rFonts w:cs="Calibri"/>
                <w:sz w:val="16"/>
              </w:rPr>
              <w:t>DestPage_Cnt_T_u08</w:t>
            </w:r>
          </w:p>
        </w:tc>
        <w:tc>
          <w:tcPr>
            <w:tcW w:w="1092" w:type="dxa"/>
          </w:tcPr>
          <w:p w:rsidR="007C4261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Vuint8</w:t>
            </w:r>
          </w:p>
        </w:tc>
        <w:tc>
          <w:tcPr>
            <w:tcW w:w="970" w:type="dxa"/>
          </w:tcPr>
          <w:p w:rsidR="007C4261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7C4261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255</w:t>
            </w:r>
          </w:p>
        </w:tc>
      </w:tr>
      <w:tr w:rsidR="00B34A94" w:rsidRPr="00AA38E8" w:rsidTr="0058070A">
        <w:tc>
          <w:tcPr>
            <w:tcW w:w="1747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1092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34A94" w:rsidRPr="00AA38E8" w:rsidRDefault="00B34A94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0x28</w:t>
            </w:r>
          </w:p>
        </w:tc>
      </w:tr>
    </w:tbl>
    <w:p w:rsidR="00B34A94" w:rsidRPr="00AA38E8" w:rsidRDefault="00B34A94" w:rsidP="00B34A94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65" w:name="_Toc506219869"/>
      <w:r w:rsidRPr="00AA38E8">
        <w:rPr>
          <w:rFonts w:ascii="Calibri" w:hAnsi="Calibri" w:cs="Calibri"/>
        </w:rPr>
        <w:t>Description</w:t>
      </w:r>
      <w:bookmarkEnd w:id="965"/>
    </w:p>
    <w:p w:rsidR="00B34A94" w:rsidRDefault="00B34A94" w:rsidP="00B34A94">
      <w:pPr>
        <w:rPr>
          <w:rFonts w:cs="Calibri"/>
        </w:rPr>
      </w:pPr>
      <w:r>
        <w:rPr>
          <w:rFonts w:cs="Calibri"/>
        </w:rPr>
        <w:t xml:space="preserve">This function sets the calibration page access. It directly calls the functions used in tuning selection management.  </w:t>
      </w:r>
    </w:p>
    <w:p w:rsidR="00B34A94" w:rsidRDefault="0057355A" w:rsidP="00842AF2">
      <w:pPr>
        <w:jc w:val="center"/>
        <w:rPr>
          <w:rFonts w:cs="Calibri"/>
          <w:b/>
          <w:caps/>
          <w:szCs w:val="20"/>
          <w:lang w:bidi="ar-SA"/>
        </w:rPr>
      </w:pPr>
      <w:r>
        <w:object w:dxaOrig="13158" w:dyaOrig="9073">
          <v:shape id="_x0000_i1038" type="#_x0000_t75" style="width:582pt;height:398.25pt" o:ole="">
            <v:imagedata r:id="rId34" o:title=""/>
          </v:shape>
          <o:OLEObject Type="Embed" ProgID="Visio.Drawing.11" ShapeID="_x0000_i1038" DrawAspect="Content" ObjectID="_1579961680" r:id="rId35"/>
        </w:object>
      </w:r>
    </w:p>
    <w:p w:rsidR="007C4261" w:rsidRDefault="007C4261">
      <w:pPr>
        <w:rPr>
          <w:rFonts w:cs="Calibri"/>
        </w:rPr>
      </w:pPr>
    </w:p>
    <w:p w:rsidR="007C4261" w:rsidRDefault="007C4261">
      <w:pPr>
        <w:rPr>
          <w:rFonts w:cs="Calibri"/>
        </w:rPr>
      </w:pPr>
      <w:r>
        <w:rPr>
          <w:rFonts w:cs="Calibri"/>
        </w:rPr>
        <w:br w:type="page"/>
      </w:r>
    </w:p>
    <w:p w:rsidR="007C4261" w:rsidRPr="00AA38E8" w:rsidRDefault="007C4261" w:rsidP="007C4261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6" w:name="_Toc506219870"/>
      <w:r>
        <w:rPr>
          <w:rFonts w:ascii="Calibri" w:hAnsi="Calibri" w:cs="Calibri"/>
        </w:rPr>
        <w:lastRenderedPageBreak/>
        <w:t>ApplXcpUserService</w:t>
      </w:r>
      <w:bookmarkEnd w:id="966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7C4261" w:rsidRPr="00AA38E8" w:rsidTr="0058070A">
        <w:tc>
          <w:tcPr>
            <w:tcW w:w="1747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7C4261" w:rsidRPr="00AA38E8" w:rsidRDefault="007C4261" w:rsidP="00BD3775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 w:rsidR="00BD3775">
              <w:rPr>
                <w:rFonts w:cs="Calibri"/>
                <w:sz w:val="16"/>
              </w:rPr>
              <w:t>UserService</w:t>
            </w:r>
          </w:p>
        </w:tc>
        <w:tc>
          <w:tcPr>
            <w:tcW w:w="1092" w:type="dxa"/>
            <w:shd w:val="pct30" w:color="FFFF00" w:fill="auto"/>
          </w:tcPr>
          <w:p w:rsidR="007C4261" w:rsidRPr="00AA38E8" w:rsidRDefault="007C426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7C4261" w:rsidRPr="00AA38E8" w:rsidRDefault="007C426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7C4261" w:rsidRPr="00AA38E8" w:rsidRDefault="007C4261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7C4261" w:rsidRPr="00AA38E8" w:rsidTr="0058070A">
        <w:tc>
          <w:tcPr>
            <w:tcW w:w="1747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7C4261" w:rsidRPr="00AA38E8" w:rsidRDefault="007C4261" w:rsidP="007C4261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pCmd</w:t>
            </w:r>
          </w:p>
        </w:tc>
        <w:tc>
          <w:tcPr>
            <w:tcW w:w="1092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70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7C4261" w:rsidRPr="00AA38E8" w:rsidTr="0058070A">
        <w:tc>
          <w:tcPr>
            <w:tcW w:w="1747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1092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7C4261" w:rsidRPr="00AA38E8" w:rsidRDefault="007C4261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7C4261" w:rsidRPr="00AA38E8" w:rsidRDefault="007C4261" w:rsidP="007C4261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0x3</w:t>
            </w:r>
          </w:p>
        </w:tc>
      </w:tr>
    </w:tbl>
    <w:p w:rsidR="007C4261" w:rsidRPr="00AA38E8" w:rsidRDefault="007C4261" w:rsidP="007C4261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67" w:name="_Toc506219871"/>
      <w:r w:rsidRPr="00AA38E8">
        <w:rPr>
          <w:rFonts w:ascii="Calibri" w:hAnsi="Calibri" w:cs="Calibri"/>
        </w:rPr>
        <w:t>Description</w:t>
      </w:r>
      <w:bookmarkEnd w:id="967"/>
    </w:p>
    <w:p w:rsidR="00BD3775" w:rsidRDefault="007C4261" w:rsidP="007C4261">
      <w:pPr>
        <w:rPr>
          <w:rFonts w:cs="Calibri"/>
        </w:rPr>
      </w:pPr>
      <w:r>
        <w:rPr>
          <w:rFonts w:cs="Calibri"/>
        </w:rPr>
        <w:t xml:space="preserve">This function </w:t>
      </w:r>
      <w:r w:rsidR="00BD3775">
        <w:rPr>
          <w:rFonts w:cs="Calibri"/>
        </w:rPr>
        <w:t xml:space="preserve">handles user service requests. </w:t>
      </w:r>
    </w:p>
    <w:p w:rsidR="007C4261" w:rsidRDefault="007C4261" w:rsidP="007C4261">
      <w:pPr>
        <w:rPr>
          <w:rFonts w:cs="Calibri"/>
        </w:rPr>
      </w:pPr>
      <w:r>
        <w:rPr>
          <w:rFonts w:cs="Calibri"/>
        </w:rPr>
        <w:t xml:space="preserve">  </w:t>
      </w:r>
    </w:p>
    <w:p w:rsidR="00BD3775" w:rsidRDefault="009059CA" w:rsidP="007C4261">
      <w:pPr>
        <w:jc w:val="center"/>
      </w:pPr>
      <w:r>
        <w:object w:dxaOrig="9962" w:dyaOrig="5934">
          <v:shape id="_x0000_i1039" type="#_x0000_t75" style="width:453.75pt;height:266.25pt" o:ole="">
            <v:imagedata r:id="rId36" o:title=""/>
          </v:shape>
          <o:OLEObject Type="Embed" ProgID="Visio.Drawing.11" ShapeID="_x0000_i1039" DrawAspect="Content" ObjectID="_1579961681" r:id="rId37"/>
        </w:object>
      </w:r>
    </w:p>
    <w:p w:rsidR="00BD3775" w:rsidRDefault="00BD3775" w:rsidP="007C4261">
      <w:pPr>
        <w:jc w:val="center"/>
      </w:pPr>
    </w:p>
    <w:p w:rsidR="00BD3775" w:rsidRDefault="00BD3775">
      <w:r>
        <w:br w:type="page"/>
      </w:r>
    </w:p>
    <w:p w:rsidR="00BD3775" w:rsidRPr="00AA38E8" w:rsidRDefault="00BD3775" w:rsidP="00BD377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68" w:name="_Toc506219872"/>
      <w:r>
        <w:rPr>
          <w:rFonts w:ascii="Calibri" w:hAnsi="Calibri" w:cs="Calibri"/>
        </w:rPr>
        <w:lastRenderedPageBreak/>
        <w:t>ApplXcpOpenCmdIf</w:t>
      </w:r>
      <w:bookmarkEnd w:id="968"/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747"/>
        <w:gridCol w:w="4092"/>
        <w:gridCol w:w="1092"/>
        <w:gridCol w:w="970"/>
        <w:gridCol w:w="1027"/>
      </w:tblGrid>
      <w:tr w:rsidR="00BD3775" w:rsidRPr="00AA38E8" w:rsidTr="0058070A">
        <w:tc>
          <w:tcPr>
            <w:tcW w:w="174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4092" w:type="dxa"/>
          </w:tcPr>
          <w:p w:rsidR="00BD3775" w:rsidRPr="00AA38E8" w:rsidRDefault="00BD3775" w:rsidP="00BD3775">
            <w:pPr>
              <w:spacing w:before="60"/>
              <w:rPr>
                <w:rFonts w:cs="Calibri"/>
                <w:sz w:val="16"/>
              </w:rPr>
            </w:pPr>
            <w:r w:rsidRPr="00897691">
              <w:rPr>
                <w:rFonts w:cs="Calibri"/>
                <w:sz w:val="16"/>
              </w:rPr>
              <w:t>ApplXcp</w:t>
            </w:r>
            <w:r>
              <w:rPr>
                <w:rFonts w:cs="Calibri"/>
                <w:sz w:val="16"/>
              </w:rPr>
              <w:t>OpenCmdIf</w:t>
            </w:r>
          </w:p>
        </w:tc>
        <w:tc>
          <w:tcPr>
            <w:tcW w:w="1092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970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BD3775" w:rsidRPr="00AA38E8" w:rsidTr="0058070A">
        <w:tc>
          <w:tcPr>
            <w:tcW w:w="174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4092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pCmd</w:t>
            </w:r>
          </w:p>
        </w:tc>
        <w:tc>
          <w:tcPr>
            <w:tcW w:w="1092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70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CB70C2">
              <w:rPr>
                <w:rFonts w:cs="Calibri"/>
                <w:sz w:val="16"/>
              </w:rPr>
              <w:t>4294967295</w:t>
            </w:r>
          </w:p>
        </w:tc>
      </w:tr>
      <w:tr w:rsidR="00BD3775" w:rsidRPr="00AA38E8" w:rsidTr="0058070A">
        <w:tc>
          <w:tcPr>
            <w:tcW w:w="174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pRes</w:t>
            </w:r>
          </w:p>
        </w:tc>
        <w:tc>
          <w:tcPr>
            <w:tcW w:w="1092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70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4294967295</w:t>
            </w:r>
          </w:p>
        </w:tc>
      </w:tr>
      <w:tr w:rsidR="00BD3775" w:rsidRPr="00AA38E8" w:rsidTr="0058070A">
        <w:tc>
          <w:tcPr>
            <w:tcW w:w="174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4092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pLength</w:t>
            </w:r>
          </w:p>
        </w:tc>
        <w:tc>
          <w:tcPr>
            <w:tcW w:w="1092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BYTEPTR</w:t>
            </w:r>
          </w:p>
        </w:tc>
        <w:tc>
          <w:tcPr>
            <w:tcW w:w="970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D3775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4294967295</w:t>
            </w:r>
          </w:p>
        </w:tc>
      </w:tr>
      <w:tr w:rsidR="00BD3775" w:rsidRPr="00AA38E8" w:rsidTr="0058070A">
        <w:tc>
          <w:tcPr>
            <w:tcW w:w="174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4092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XCP_CMD_OK</w:t>
            </w:r>
          </w:p>
        </w:tc>
        <w:tc>
          <w:tcPr>
            <w:tcW w:w="1092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Uint8</w:t>
            </w:r>
          </w:p>
        </w:tc>
        <w:tc>
          <w:tcPr>
            <w:tcW w:w="970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0x3</w:t>
            </w:r>
          </w:p>
        </w:tc>
      </w:tr>
    </w:tbl>
    <w:p w:rsidR="00BD3775" w:rsidRPr="00AA38E8" w:rsidRDefault="00BD3775" w:rsidP="00BD3775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69" w:name="_Toc506219873"/>
      <w:r w:rsidRPr="00AA38E8">
        <w:rPr>
          <w:rFonts w:ascii="Calibri" w:hAnsi="Calibri" w:cs="Calibri"/>
        </w:rPr>
        <w:t>Description</w:t>
      </w:r>
      <w:bookmarkEnd w:id="969"/>
    </w:p>
    <w:p w:rsidR="00BD3775" w:rsidRDefault="00BD3775" w:rsidP="00BD3775">
      <w:pPr>
        <w:rPr>
          <w:rFonts w:cs="Calibri"/>
        </w:rPr>
      </w:pPr>
      <w:r>
        <w:rPr>
          <w:rFonts w:cs="Calibri"/>
        </w:rPr>
        <w:t xml:space="preserve">This function handles XCP service requests that are not supported by the driver but defined by the XCP protocol specification. </w:t>
      </w:r>
    </w:p>
    <w:p w:rsidR="00BD3775" w:rsidRDefault="00BD3775" w:rsidP="00BD3775">
      <w:pPr>
        <w:rPr>
          <w:rFonts w:cs="Calibri"/>
        </w:rPr>
      </w:pPr>
    </w:p>
    <w:p w:rsidR="00BD3775" w:rsidRDefault="009059CA" w:rsidP="007C4261">
      <w:pPr>
        <w:jc w:val="center"/>
      </w:pPr>
      <w:r>
        <w:object w:dxaOrig="9883" w:dyaOrig="5934">
          <v:shape id="_x0000_i1040" type="#_x0000_t75" style="width:453.75pt;height:273.75pt" o:ole="">
            <v:imagedata r:id="rId38" o:title=""/>
          </v:shape>
          <o:OLEObject Type="Embed" ProgID="Visio.Drawing.11" ShapeID="_x0000_i1040" DrawAspect="Content" ObjectID="_1579961682" r:id="rId39"/>
        </w:object>
      </w:r>
    </w:p>
    <w:p w:rsidR="00BD3775" w:rsidRDefault="00BD3775" w:rsidP="007C4261">
      <w:pPr>
        <w:jc w:val="center"/>
      </w:pPr>
    </w:p>
    <w:p w:rsidR="00BD3775" w:rsidRDefault="00BD3775">
      <w:r>
        <w:br w:type="page"/>
      </w:r>
    </w:p>
    <w:p w:rsidR="00BD3775" w:rsidRPr="00AA38E8" w:rsidRDefault="00BD3775" w:rsidP="00BD377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70" w:name="_Toc506219874"/>
      <w:r w:rsidRPr="00BD3775">
        <w:rPr>
          <w:rFonts w:ascii="Calibri" w:hAnsi="Calibri" w:cs="Calibri"/>
        </w:rPr>
        <w:lastRenderedPageBreak/>
        <w:t>NONTRUSTED_NtWrapS_Rte_Call_CopyCalPageReq_Oper</w:t>
      </w:r>
      <w:bookmarkEnd w:id="970"/>
    </w:p>
    <w:tbl>
      <w:tblPr>
        <w:tblW w:w="92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3983"/>
        <w:gridCol w:w="2771"/>
        <w:gridCol w:w="474"/>
        <w:gridCol w:w="1027"/>
      </w:tblGrid>
      <w:tr w:rsidR="00BD3775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3983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BD3775">
              <w:rPr>
                <w:rFonts w:cs="Calibri"/>
                <w:sz w:val="16"/>
              </w:rPr>
              <w:t>NONTRUSTED_NtWrapS_Rte_Call_CopyCalPageReq_Oper</w:t>
            </w:r>
          </w:p>
        </w:tc>
        <w:tc>
          <w:tcPr>
            <w:tcW w:w="2771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474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BD3775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983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BD3775">
              <w:rPr>
                <w:rFonts w:cs="Calibri"/>
                <w:sz w:val="16"/>
              </w:rPr>
              <w:t>FunctionIndex</w:t>
            </w:r>
          </w:p>
        </w:tc>
        <w:tc>
          <w:tcPr>
            <w:tcW w:w="2771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BD3775">
              <w:rPr>
                <w:rFonts w:cs="Calibri"/>
                <w:sz w:val="16"/>
              </w:rPr>
              <w:t>NonTrustedFunctionIndexType</w:t>
            </w:r>
          </w:p>
        </w:tc>
        <w:tc>
          <w:tcPr>
            <w:tcW w:w="474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65535</w:t>
            </w:r>
          </w:p>
        </w:tc>
      </w:tr>
      <w:tr w:rsidR="00BD3775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3983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 w:rsidRPr="00932932">
              <w:rPr>
                <w:rFonts w:cs="Calibri"/>
                <w:sz w:val="16"/>
              </w:rPr>
              <w:t>FunctionParams</w:t>
            </w:r>
          </w:p>
        </w:tc>
        <w:tc>
          <w:tcPr>
            <w:tcW w:w="2771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 w:rsidRPr="00932932">
              <w:rPr>
                <w:rFonts w:cs="Calibri"/>
                <w:sz w:val="16"/>
              </w:rPr>
              <w:t>NonTrustedFunctionParameterRefType</w:t>
            </w:r>
          </w:p>
        </w:tc>
        <w:tc>
          <w:tcPr>
            <w:tcW w:w="474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1027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</w:tr>
      <w:tr w:rsidR="00BD3775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3983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2771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474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1027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</w:tr>
    </w:tbl>
    <w:p w:rsidR="00BD3775" w:rsidRPr="00AA38E8" w:rsidRDefault="00BD3775" w:rsidP="00BD3775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71" w:name="_Toc506219875"/>
      <w:r w:rsidRPr="00AA38E8">
        <w:rPr>
          <w:rFonts w:ascii="Calibri" w:hAnsi="Calibri" w:cs="Calibri"/>
        </w:rPr>
        <w:t>Description</w:t>
      </w:r>
      <w:bookmarkEnd w:id="971"/>
    </w:p>
    <w:p w:rsidR="00BD3775" w:rsidRDefault="009059CA" w:rsidP="007C4261">
      <w:pPr>
        <w:jc w:val="center"/>
        <w:rPr>
          <w:rFonts w:cs="Calibri"/>
        </w:rPr>
      </w:pPr>
      <w:r>
        <w:object w:dxaOrig="4944" w:dyaOrig="1614">
          <v:shape id="_x0000_i1041" type="#_x0000_t75" style="width:244.5pt;height:79.5pt" o:ole="">
            <v:imagedata r:id="rId40" o:title=""/>
          </v:shape>
          <o:OLEObject Type="Embed" ProgID="Visio.Drawing.11" ShapeID="_x0000_i1041" DrawAspect="Content" ObjectID="_1579961683" r:id="rId41"/>
        </w:object>
      </w:r>
    </w:p>
    <w:p w:rsidR="00BD3775" w:rsidRDefault="00BD3775" w:rsidP="007C4261">
      <w:pPr>
        <w:jc w:val="center"/>
        <w:rPr>
          <w:rFonts w:cs="Calibri"/>
        </w:rPr>
      </w:pPr>
    </w:p>
    <w:p w:rsidR="00BD3775" w:rsidRPr="00AA38E8" w:rsidRDefault="00BD3775" w:rsidP="00BD3775">
      <w:pPr>
        <w:pStyle w:val="Heading2"/>
        <w:numPr>
          <w:ilvl w:val="2"/>
          <w:numId w:val="1"/>
        </w:numPr>
        <w:rPr>
          <w:rFonts w:ascii="Calibri" w:hAnsi="Calibri" w:cs="Calibri"/>
        </w:rPr>
      </w:pPr>
      <w:bookmarkStart w:id="972" w:name="_Toc506219876"/>
      <w:r w:rsidRPr="00BD3775">
        <w:rPr>
          <w:rFonts w:ascii="Calibri" w:hAnsi="Calibri" w:cs="Calibri"/>
        </w:rPr>
        <w:t>NONTRUSTED_NtWrapS_Rte_Call_SetCalPageReq_Oper</w:t>
      </w:r>
      <w:bookmarkEnd w:id="972"/>
    </w:p>
    <w:tbl>
      <w:tblPr>
        <w:tblW w:w="90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8"/>
        <w:gridCol w:w="3863"/>
        <w:gridCol w:w="2771"/>
        <w:gridCol w:w="474"/>
        <w:gridCol w:w="1027"/>
      </w:tblGrid>
      <w:tr w:rsidR="00932932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Function Name</w:t>
            </w:r>
          </w:p>
        </w:tc>
        <w:tc>
          <w:tcPr>
            <w:tcW w:w="3863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BD3775">
              <w:rPr>
                <w:rFonts w:cs="Calibri"/>
                <w:sz w:val="16"/>
              </w:rPr>
              <w:t>NONTRUSTED_NtWrapS_Rte_Call_SetCalPageReq_Oper</w:t>
            </w:r>
          </w:p>
        </w:tc>
        <w:tc>
          <w:tcPr>
            <w:tcW w:w="2771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Type</w:t>
            </w:r>
          </w:p>
        </w:tc>
        <w:tc>
          <w:tcPr>
            <w:tcW w:w="474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Min</w:t>
            </w:r>
          </w:p>
        </w:tc>
        <w:tc>
          <w:tcPr>
            <w:tcW w:w="1027" w:type="dxa"/>
            <w:shd w:val="pct30" w:color="FFFF00" w:fill="auto"/>
          </w:tcPr>
          <w:p w:rsidR="00BD3775" w:rsidRPr="00AA38E8" w:rsidRDefault="00BD3775" w:rsidP="0058070A">
            <w:pPr>
              <w:spacing w:before="60"/>
              <w:jc w:val="center"/>
              <w:rPr>
                <w:rFonts w:cs="Calibri"/>
                <w:sz w:val="16"/>
              </w:rPr>
            </w:pPr>
            <w:r w:rsidRPr="00AA38E8">
              <w:rPr>
                <w:rFonts w:cs="Calibri"/>
                <w:sz w:val="16"/>
              </w:rPr>
              <w:t>Max</w:t>
            </w:r>
          </w:p>
        </w:tc>
      </w:tr>
      <w:tr w:rsidR="00932932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 xml:space="preserve">Arguments Passed </w:t>
            </w:r>
          </w:p>
        </w:tc>
        <w:tc>
          <w:tcPr>
            <w:tcW w:w="3863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BD3775">
              <w:rPr>
                <w:rFonts w:cs="Calibri"/>
                <w:sz w:val="16"/>
              </w:rPr>
              <w:t>FunctionIndex</w:t>
            </w:r>
          </w:p>
        </w:tc>
        <w:tc>
          <w:tcPr>
            <w:tcW w:w="2771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 w:rsidRPr="00BD3775">
              <w:rPr>
                <w:rFonts w:cs="Calibri"/>
                <w:sz w:val="16"/>
              </w:rPr>
              <w:t>NonTrustedFunctionIndexType</w:t>
            </w:r>
          </w:p>
        </w:tc>
        <w:tc>
          <w:tcPr>
            <w:tcW w:w="474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0</w:t>
            </w:r>
          </w:p>
        </w:tc>
        <w:tc>
          <w:tcPr>
            <w:tcW w:w="1027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65535</w:t>
            </w:r>
          </w:p>
        </w:tc>
      </w:tr>
      <w:tr w:rsidR="00BD3775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</w:p>
        </w:tc>
        <w:tc>
          <w:tcPr>
            <w:tcW w:w="3863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 w:rsidRPr="00932932">
              <w:rPr>
                <w:rFonts w:cs="Calibri"/>
                <w:sz w:val="16"/>
              </w:rPr>
              <w:t>FunctionParams</w:t>
            </w:r>
          </w:p>
        </w:tc>
        <w:tc>
          <w:tcPr>
            <w:tcW w:w="2771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 w:rsidRPr="00932932">
              <w:rPr>
                <w:rFonts w:cs="Calibri"/>
                <w:sz w:val="16"/>
              </w:rPr>
              <w:t>NonTrustedFunctionParameterRefType</w:t>
            </w:r>
          </w:p>
        </w:tc>
        <w:tc>
          <w:tcPr>
            <w:tcW w:w="474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1027" w:type="dxa"/>
          </w:tcPr>
          <w:p w:rsidR="00BD3775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</w:tr>
      <w:tr w:rsidR="00932932" w:rsidRPr="00AA38E8" w:rsidTr="00932932">
        <w:tc>
          <w:tcPr>
            <w:tcW w:w="948" w:type="dxa"/>
          </w:tcPr>
          <w:p w:rsidR="00BD3775" w:rsidRPr="00AA38E8" w:rsidRDefault="00BD3775" w:rsidP="0058070A">
            <w:pPr>
              <w:spacing w:before="60"/>
              <w:rPr>
                <w:rFonts w:cs="Calibri"/>
                <w:b/>
                <w:bCs/>
                <w:sz w:val="16"/>
              </w:rPr>
            </w:pPr>
            <w:r w:rsidRPr="00AA38E8">
              <w:rPr>
                <w:rFonts w:cs="Calibri"/>
                <w:b/>
                <w:bCs/>
                <w:sz w:val="16"/>
              </w:rPr>
              <w:t>Return Value</w:t>
            </w:r>
          </w:p>
        </w:tc>
        <w:tc>
          <w:tcPr>
            <w:tcW w:w="3863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2771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474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  <w:tc>
          <w:tcPr>
            <w:tcW w:w="1027" w:type="dxa"/>
          </w:tcPr>
          <w:p w:rsidR="00BD3775" w:rsidRPr="00AA38E8" w:rsidRDefault="00932932" w:rsidP="0058070A">
            <w:pPr>
              <w:spacing w:before="60"/>
              <w:rPr>
                <w:rFonts w:cs="Calibri"/>
                <w:sz w:val="16"/>
              </w:rPr>
            </w:pPr>
            <w:r>
              <w:rPr>
                <w:rFonts w:cs="Calibri"/>
                <w:sz w:val="16"/>
              </w:rPr>
              <w:t>N/A</w:t>
            </w:r>
          </w:p>
        </w:tc>
      </w:tr>
    </w:tbl>
    <w:p w:rsidR="00BD3775" w:rsidRPr="00AA38E8" w:rsidRDefault="00BD3775" w:rsidP="00BD3775">
      <w:pPr>
        <w:pStyle w:val="Heading2"/>
        <w:numPr>
          <w:ilvl w:val="3"/>
          <w:numId w:val="1"/>
        </w:numPr>
        <w:rPr>
          <w:rFonts w:ascii="Calibri" w:hAnsi="Calibri" w:cs="Calibri"/>
        </w:rPr>
      </w:pPr>
      <w:bookmarkStart w:id="973" w:name="_Toc506219877"/>
      <w:r w:rsidRPr="00AA38E8">
        <w:rPr>
          <w:rFonts w:ascii="Calibri" w:hAnsi="Calibri" w:cs="Calibri"/>
        </w:rPr>
        <w:t>Description</w:t>
      </w:r>
      <w:bookmarkEnd w:id="973"/>
    </w:p>
    <w:p w:rsidR="007C4261" w:rsidRDefault="009059CA" w:rsidP="007C4261">
      <w:pPr>
        <w:jc w:val="center"/>
        <w:rPr>
          <w:rFonts w:cs="Calibri"/>
          <w:b/>
          <w:caps/>
          <w:szCs w:val="20"/>
          <w:lang w:bidi="ar-SA"/>
        </w:rPr>
      </w:pPr>
      <w:r>
        <w:object w:dxaOrig="8724" w:dyaOrig="1614">
          <v:shape id="_x0000_i1042" type="#_x0000_t75" style="width:439.5pt;height:79.5pt" o:ole="">
            <v:imagedata r:id="rId42" o:title=""/>
          </v:shape>
          <o:OLEObject Type="Embed" ProgID="Visio.Drawing.11" ShapeID="_x0000_i1042" DrawAspect="Content" ObjectID="_1579961684" r:id="rId43"/>
        </w:object>
      </w:r>
      <w:r w:rsidR="00932932">
        <w:rPr>
          <w:rFonts w:cs="Calibri"/>
        </w:rPr>
        <w:t xml:space="preserve"> </w:t>
      </w:r>
      <w:r w:rsidR="007C4261">
        <w:rPr>
          <w:rFonts w:cs="Calibri"/>
        </w:rPr>
        <w:br w:type="page"/>
      </w:r>
    </w:p>
    <w:p w:rsidR="00934EA5" w:rsidRDefault="00934EA5" w:rsidP="00934EA5">
      <w:pPr>
        <w:pStyle w:val="Heading2"/>
        <w:numPr>
          <w:ilvl w:val="1"/>
          <w:numId w:val="1"/>
        </w:numPr>
        <w:rPr>
          <w:rFonts w:ascii="Calibri" w:hAnsi="Calibri" w:cs="Calibri"/>
        </w:rPr>
      </w:pPr>
      <w:bookmarkStart w:id="974" w:name="_Toc506219878"/>
      <w:r>
        <w:rPr>
          <w:rFonts w:ascii="Calibri" w:hAnsi="Calibri" w:cs="Calibri"/>
        </w:rPr>
        <w:lastRenderedPageBreak/>
        <w:t>TRANSIENT FUNCTIONS</w:t>
      </w:r>
      <w:bookmarkEnd w:id="974"/>
      <w:r>
        <w:rPr>
          <w:rFonts w:ascii="Calibri" w:hAnsi="Calibri" w:cs="Calibri"/>
        </w:rPr>
        <w:t xml:space="preserve">  </w:t>
      </w:r>
    </w:p>
    <w:p w:rsidR="00934EA5" w:rsidRPr="0033680E" w:rsidRDefault="00E05440" w:rsidP="00934EA5">
      <w:pPr>
        <w:rPr>
          <w:rFonts w:cs="Calibri"/>
          <w:i/>
        </w:rPr>
      </w:pPr>
      <w:r>
        <w:rPr>
          <w:rFonts w:cs="Calibri"/>
          <w:i/>
        </w:rPr>
        <w:t>None</w:t>
      </w:r>
    </w:p>
    <w:p w:rsidR="00934EA5" w:rsidRDefault="00934EA5" w:rsidP="00656B0A">
      <w:pPr>
        <w:rPr>
          <w:rFonts w:cs="Calibri"/>
        </w:rPr>
      </w:pPr>
    </w:p>
    <w:p w:rsidR="00F93FCB" w:rsidRDefault="00F93FCB" w:rsidP="00F93FCB">
      <w:pPr>
        <w:pStyle w:val="Heading1"/>
        <w:numPr>
          <w:ilvl w:val="0"/>
          <w:numId w:val="1"/>
        </w:numPr>
        <w:rPr>
          <w:rFonts w:ascii="Calibri" w:hAnsi="Calibri" w:cs="Calibri"/>
        </w:rPr>
      </w:pPr>
      <w:bookmarkStart w:id="975" w:name="_Toc382295931"/>
      <w:bookmarkStart w:id="976" w:name="_Toc382297409"/>
      <w:bookmarkStart w:id="977" w:name="_Toc383611582"/>
      <w:bookmarkStart w:id="978" w:name="_Toc389213069"/>
      <w:bookmarkStart w:id="979" w:name="_Toc382295932"/>
      <w:bookmarkStart w:id="980" w:name="_Toc382297410"/>
      <w:bookmarkStart w:id="981" w:name="_Toc383611583"/>
      <w:bookmarkStart w:id="982" w:name="_Toc389213070"/>
      <w:bookmarkStart w:id="983" w:name="_Toc382295935"/>
      <w:bookmarkStart w:id="984" w:name="_Toc382297413"/>
      <w:bookmarkStart w:id="985" w:name="_Toc383611586"/>
      <w:bookmarkStart w:id="986" w:name="_Toc389213073"/>
      <w:bookmarkStart w:id="987" w:name="_Toc382295937"/>
      <w:bookmarkStart w:id="988" w:name="_Toc382297415"/>
      <w:bookmarkStart w:id="989" w:name="_Toc383611588"/>
      <w:bookmarkStart w:id="990" w:name="_Toc389213075"/>
      <w:bookmarkStart w:id="991" w:name="_Toc382295942"/>
      <w:bookmarkStart w:id="992" w:name="_Toc382297420"/>
      <w:bookmarkStart w:id="993" w:name="_Toc383611593"/>
      <w:bookmarkStart w:id="994" w:name="_Toc389213080"/>
      <w:bookmarkStart w:id="995" w:name="_Toc382295950"/>
      <w:bookmarkStart w:id="996" w:name="_Toc382297428"/>
      <w:bookmarkStart w:id="997" w:name="_Toc383611601"/>
      <w:bookmarkStart w:id="998" w:name="_Toc389213088"/>
      <w:bookmarkStart w:id="999" w:name="_Toc382295955"/>
      <w:bookmarkStart w:id="1000" w:name="_Toc382297433"/>
      <w:bookmarkStart w:id="1001" w:name="_Toc383611606"/>
      <w:bookmarkStart w:id="1002" w:name="_Toc389213093"/>
      <w:bookmarkStart w:id="1003" w:name="_Toc382295959"/>
      <w:bookmarkStart w:id="1004" w:name="_Toc382297437"/>
      <w:bookmarkStart w:id="1005" w:name="_Toc383611610"/>
      <w:bookmarkStart w:id="1006" w:name="_Toc389213097"/>
      <w:bookmarkStart w:id="1007" w:name="_Toc382295963"/>
      <w:bookmarkStart w:id="1008" w:name="_Toc382297441"/>
      <w:bookmarkStart w:id="1009" w:name="_Toc383611614"/>
      <w:bookmarkStart w:id="1010" w:name="_Toc389213101"/>
      <w:bookmarkStart w:id="1011" w:name="_Toc382295967"/>
      <w:bookmarkStart w:id="1012" w:name="_Toc382297445"/>
      <w:bookmarkStart w:id="1013" w:name="_Toc383611618"/>
      <w:bookmarkStart w:id="1014" w:name="_Toc389213105"/>
      <w:bookmarkStart w:id="1015" w:name="_Toc506219879"/>
      <w:bookmarkEnd w:id="975"/>
      <w:bookmarkEnd w:id="976"/>
      <w:bookmarkEnd w:id="977"/>
      <w:bookmarkEnd w:id="978"/>
      <w:bookmarkEnd w:id="979"/>
      <w:bookmarkEnd w:id="980"/>
      <w:bookmarkEnd w:id="981"/>
      <w:bookmarkEnd w:id="982"/>
      <w:bookmarkEnd w:id="983"/>
      <w:bookmarkEnd w:id="984"/>
      <w:bookmarkEnd w:id="985"/>
      <w:bookmarkEnd w:id="986"/>
      <w:bookmarkEnd w:id="987"/>
      <w:bookmarkEnd w:id="988"/>
      <w:bookmarkEnd w:id="989"/>
      <w:bookmarkEnd w:id="990"/>
      <w:bookmarkEnd w:id="991"/>
      <w:bookmarkEnd w:id="992"/>
      <w:bookmarkEnd w:id="993"/>
      <w:bookmarkEnd w:id="994"/>
      <w:bookmarkEnd w:id="995"/>
      <w:bookmarkEnd w:id="996"/>
      <w:bookmarkEnd w:id="997"/>
      <w:bookmarkEnd w:id="998"/>
      <w:bookmarkEnd w:id="999"/>
      <w:bookmarkEnd w:id="1000"/>
      <w:bookmarkEnd w:id="1001"/>
      <w:bookmarkEnd w:id="1002"/>
      <w:bookmarkEnd w:id="1003"/>
      <w:bookmarkEnd w:id="1004"/>
      <w:bookmarkEnd w:id="1005"/>
      <w:bookmarkEnd w:id="1006"/>
      <w:bookmarkEnd w:id="1007"/>
      <w:bookmarkEnd w:id="1008"/>
      <w:bookmarkEnd w:id="1009"/>
      <w:bookmarkEnd w:id="1010"/>
      <w:bookmarkEnd w:id="1011"/>
      <w:bookmarkEnd w:id="1012"/>
      <w:bookmarkEnd w:id="1013"/>
      <w:bookmarkEnd w:id="1014"/>
      <w:r w:rsidRPr="00F93FCB">
        <w:rPr>
          <w:rFonts w:ascii="Calibri" w:hAnsi="Calibri" w:cs="Calibri"/>
        </w:rPr>
        <w:lastRenderedPageBreak/>
        <w:t>Unit Test Considerations</w:t>
      </w:r>
      <w:bookmarkEnd w:id="1015"/>
    </w:p>
    <w:p w:rsidR="00E05440" w:rsidRPr="0002711E" w:rsidRDefault="00E05440" w:rsidP="00677453">
      <w:pPr>
        <w:numPr>
          <w:ilvl w:val="0"/>
          <w:numId w:val="45"/>
        </w:numPr>
        <w:rPr>
          <w:rFonts w:cs="Calibri"/>
          <w:i/>
        </w:rPr>
      </w:pPr>
      <w:r>
        <w:rPr>
          <w:rFonts w:cs="Calibri"/>
        </w:rPr>
        <w:t>The value datatype of XcpDaqTimestampType can be uint8, uint16, or uint32</w:t>
      </w:r>
      <w:r w:rsidR="00677453">
        <w:rPr>
          <w:rFonts w:cs="Calibri"/>
        </w:rPr>
        <w:t xml:space="preserve"> depending on the configuration of XCP</w:t>
      </w:r>
      <w:r>
        <w:rPr>
          <w:rFonts w:cs="Calibri"/>
        </w:rPr>
        <w:t>. Unit testing sh</w:t>
      </w:r>
      <w:r w:rsidR="00677453">
        <w:rPr>
          <w:rFonts w:cs="Calibri"/>
        </w:rPr>
        <w:t>all</w:t>
      </w:r>
      <w:r>
        <w:rPr>
          <w:rFonts w:cs="Calibri"/>
        </w:rPr>
        <w:t xml:space="preserve"> test full ranges for all </w:t>
      </w:r>
      <w:r w:rsidR="00677453">
        <w:rPr>
          <w:rFonts w:cs="Calibri"/>
        </w:rPr>
        <w:t>three</w:t>
      </w:r>
      <w:r>
        <w:rPr>
          <w:rFonts w:cs="Calibri"/>
        </w:rPr>
        <w:t xml:space="preserve"> types to ensure proper functionality. </w:t>
      </w:r>
    </w:p>
    <w:p w:rsidR="00F93FCB" w:rsidRPr="00F93FCB" w:rsidRDefault="00F93FCB" w:rsidP="00F93FCB">
      <w:pPr>
        <w:rPr>
          <w:lang w:bidi="ar-SA"/>
        </w:rPr>
      </w:pPr>
    </w:p>
    <w:p w:rsidR="00656B0A" w:rsidRDefault="00656B0A" w:rsidP="00F25926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016" w:name="_Toc506219880"/>
      <w:r w:rsidRPr="00AA38E8">
        <w:rPr>
          <w:rFonts w:ascii="Calibri" w:hAnsi="Calibri" w:cs="Calibri"/>
        </w:rPr>
        <w:lastRenderedPageBreak/>
        <w:t>Known Limitations With Design</w:t>
      </w:r>
      <w:bookmarkEnd w:id="1016"/>
    </w:p>
    <w:p w:rsidR="00E05440" w:rsidRPr="00E05440" w:rsidRDefault="00391B7B" w:rsidP="00391B7B">
      <w:pPr>
        <w:pStyle w:val="ListParagraph"/>
        <w:numPr>
          <w:ilvl w:val="0"/>
          <w:numId w:val="46"/>
        </w:numPr>
      </w:pPr>
      <w:r>
        <w:rPr>
          <w:lang w:bidi="ar-SA"/>
        </w:rPr>
        <w:t>There are no protections in this design for executing on NULL_PTRs</w:t>
      </w:r>
    </w:p>
    <w:p w:rsidR="00F4712F" w:rsidRPr="00AA38E8" w:rsidRDefault="00F4712F" w:rsidP="0027405F">
      <w:pPr>
        <w:rPr>
          <w:rFonts w:cs="Calibri"/>
        </w:rPr>
      </w:pPr>
    </w:p>
    <w:p w:rsidR="00722EA8" w:rsidRPr="00AA38E8" w:rsidRDefault="00722EA8" w:rsidP="00722EA8">
      <w:pPr>
        <w:rPr>
          <w:rFonts w:cs="Calibri"/>
          <w:lang w:bidi="ar-SA"/>
        </w:rPr>
      </w:pPr>
    </w:p>
    <w:p w:rsidR="009F3119" w:rsidRPr="00AA38E8" w:rsidRDefault="00912AE0" w:rsidP="0027405F">
      <w:pPr>
        <w:pStyle w:val="Heading1"/>
        <w:numPr>
          <w:ilvl w:val="0"/>
          <w:numId w:val="1"/>
        </w:numPr>
        <w:tabs>
          <w:tab w:val="clear" w:pos="567"/>
          <w:tab w:val="num" w:pos="432"/>
        </w:tabs>
        <w:rPr>
          <w:rFonts w:ascii="Calibri" w:hAnsi="Calibri" w:cs="Calibri"/>
        </w:rPr>
      </w:pPr>
      <w:bookmarkStart w:id="1017" w:name="_Toc506219881"/>
      <w:r w:rsidRPr="00AA38E8">
        <w:rPr>
          <w:rFonts w:ascii="Calibri" w:hAnsi="Calibri" w:cs="Calibri"/>
        </w:rPr>
        <w:lastRenderedPageBreak/>
        <w:t>Appendix</w:t>
      </w:r>
      <w:bookmarkEnd w:id="1017"/>
    </w:p>
    <w:p w:rsidR="00912AE0" w:rsidRPr="00EF1337" w:rsidRDefault="00E05440" w:rsidP="00912AE0">
      <w:pPr>
        <w:rPr>
          <w:rFonts w:cs="Calibri"/>
          <w:i/>
          <w:lang w:bidi="ar-SA"/>
        </w:rPr>
      </w:pPr>
      <w:r>
        <w:rPr>
          <w:rFonts w:cs="Calibri"/>
          <w:i/>
          <w:lang w:bidi="ar-SA"/>
        </w:rPr>
        <w:t>None</w:t>
      </w:r>
    </w:p>
    <w:sectPr w:rsidR="00912AE0" w:rsidRPr="00EF133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7" w:h="16840" w:code="9"/>
      <w:pgMar w:top="1701" w:right="1418" w:bottom="1701" w:left="1418" w:header="851" w:footer="851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0B63" w:rsidRDefault="00780B63">
      <w:r>
        <w:separator/>
      </w:r>
    </w:p>
  </w:endnote>
  <w:endnote w:type="continuationSeparator" w:id="0">
    <w:p w:rsidR="00780B63" w:rsidRDefault="00780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C6F" w:rsidRDefault="00E87C6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12" w:space="0" w:color="auto"/>
      </w:tblBorders>
      <w:tblLook w:val="04A0" w:firstRow="1" w:lastRow="0" w:firstColumn="1" w:lastColumn="0" w:noHBand="0" w:noVBand="1"/>
    </w:tblPr>
    <w:tblGrid>
      <w:gridCol w:w="3618"/>
      <w:gridCol w:w="2520"/>
      <w:gridCol w:w="3149"/>
    </w:tblGrid>
    <w:tr w:rsidR="00E87C6F" w:rsidRPr="008969C4" w:rsidTr="00722EA8">
      <w:tc>
        <w:tcPr>
          <w:tcW w:w="3618" w:type="dxa"/>
          <w:shd w:val="clear" w:color="auto" w:fill="auto"/>
        </w:tcPr>
        <w:p w:rsidR="00E87C6F" w:rsidRPr="00891F29" w:rsidRDefault="00E87C6F" w:rsidP="004F3C64">
          <w:pPr>
            <w:pStyle w:val="Footer"/>
            <w:rPr>
              <w:sz w:val="16"/>
            </w:rPr>
          </w:pPr>
          <w:r>
            <w:rPr>
              <w:sz w:val="16"/>
            </w:rPr>
            <w:t>Module Design Document Template</w:t>
          </w:r>
        </w:p>
        <w:p w:rsidR="00E87C6F" w:rsidRDefault="00E87C6F" w:rsidP="002831F8">
          <w:pPr>
            <w:pStyle w:val="Footer"/>
            <w:rPr>
              <w:sz w:val="16"/>
            </w:rPr>
          </w:pPr>
          <w:r>
            <w:rPr>
              <w:sz w:val="16"/>
            </w:rPr>
            <w:t>Template Version: 1.4</w:t>
          </w:r>
        </w:p>
        <w:p w:rsidR="00E87C6F" w:rsidRPr="002C4E7D" w:rsidRDefault="00E87C6F" w:rsidP="002831F8">
          <w:pPr>
            <w:pStyle w:val="Footer"/>
            <w:rPr>
              <w:sz w:val="16"/>
            </w:rPr>
          </w:pPr>
          <w:r>
            <w:rPr>
              <w:sz w:val="16"/>
            </w:rPr>
            <w:t>Document Version: 1.0 Date: 16-Jun-2015</w:t>
          </w:r>
        </w:p>
      </w:tc>
      <w:tc>
        <w:tcPr>
          <w:tcW w:w="2520" w:type="dxa"/>
          <w:shd w:val="clear" w:color="auto" w:fill="auto"/>
        </w:tcPr>
        <w:p w:rsidR="00E87C6F" w:rsidRPr="00891F29" w:rsidRDefault="00E87C6F" w:rsidP="00891F29">
          <w:pPr>
            <w:spacing w:before="100" w:beforeAutospacing="1" w:after="100" w:afterAutospacing="1" w:line="330" w:lineRule="atLeast"/>
            <w:ind w:left="720"/>
            <w:rPr>
              <w:rFonts w:ascii="Arial" w:hAnsi="Arial" w:cs="Arial"/>
              <w:color w:val="666666"/>
              <w:sz w:val="16"/>
              <w:szCs w:val="21"/>
              <w:lang w:bidi="ar-SA"/>
            </w:rPr>
          </w:pPr>
          <w:r w:rsidRPr="00891F29">
            <w:rPr>
              <w:rFonts w:ascii="Arial" w:hAnsi="Arial" w:cs="Arial"/>
              <w:color w:val="666666"/>
              <w:sz w:val="16"/>
              <w:szCs w:val="21"/>
              <w:lang w:bidi="ar-SA"/>
            </w:rPr>
            <w:t>© Nexteer Automotive</w:t>
          </w:r>
        </w:p>
        <w:p w:rsidR="00E87C6F" w:rsidRPr="00891F29" w:rsidRDefault="00E87C6F" w:rsidP="00891F29">
          <w:pPr>
            <w:pStyle w:val="Footer"/>
            <w:jc w:val="center"/>
            <w:rPr>
              <w:b/>
            </w:rPr>
          </w:pPr>
        </w:p>
      </w:tc>
      <w:tc>
        <w:tcPr>
          <w:tcW w:w="3149" w:type="dxa"/>
          <w:shd w:val="clear" w:color="auto" w:fill="auto"/>
        </w:tcPr>
        <w:p w:rsidR="00E87C6F" w:rsidRPr="00722EA8" w:rsidRDefault="00E87C6F" w:rsidP="00722EA8">
          <w:pPr>
            <w:spacing w:before="100" w:beforeAutospacing="1" w:after="100" w:afterAutospacing="1" w:line="330" w:lineRule="atLeast"/>
            <w:ind w:left="720"/>
            <w:jc w:val="right"/>
            <w:rPr>
              <w:sz w:val="16"/>
              <w:szCs w:val="16"/>
            </w:rPr>
          </w:pPr>
          <w:r w:rsidRPr="00722EA8">
            <w:rPr>
              <w:sz w:val="16"/>
              <w:szCs w:val="16"/>
            </w:rPr>
            <w:t xml:space="preserve">Page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PAGE  \* Arabic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DF7CA7">
            <w:rPr>
              <w:noProof/>
              <w:sz w:val="16"/>
              <w:szCs w:val="16"/>
            </w:rPr>
            <w:t>12</w:t>
          </w:r>
          <w:r w:rsidRPr="00722EA8">
            <w:rPr>
              <w:sz w:val="16"/>
              <w:szCs w:val="16"/>
            </w:rPr>
            <w:fldChar w:fldCharType="end"/>
          </w:r>
          <w:r w:rsidRPr="00722EA8">
            <w:rPr>
              <w:sz w:val="16"/>
              <w:szCs w:val="16"/>
            </w:rPr>
            <w:t xml:space="preserve"> of </w:t>
          </w:r>
          <w:r w:rsidRPr="00722EA8">
            <w:rPr>
              <w:sz w:val="16"/>
              <w:szCs w:val="16"/>
            </w:rPr>
            <w:fldChar w:fldCharType="begin"/>
          </w:r>
          <w:r w:rsidRPr="00722EA8">
            <w:rPr>
              <w:sz w:val="16"/>
              <w:szCs w:val="16"/>
            </w:rPr>
            <w:instrText xml:space="preserve"> NUMPAGES   \* MERGEFORMAT </w:instrText>
          </w:r>
          <w:r w:rsidRPr="00722EA8">
            <w:rPr>
              <w:sz w:val="16"/>
              <w:szCs w:val="16"/>
            </w:rPr>
            <w:fldChar w:fldCharType="separate"/>
          </w:r>
          <w:r w:rsidR="00DF7CA7">
            <w:rPr>
              <w:noProof/>
              <w:sz w:val="16"/>
              <w:szCs w:val="16"/>
            </w:rPr>
            <w:t>28</w:t>
          </w:r>
          <w:r w:rsidRPr="00722EA8">
            <w:rPr>
              <w:sz w:val="16"/>
              <w:szCs w:val="16"/>
            </w:rPr>
            <w:fldChar w:fldCharType="end"/>
          </w:r>
        </w:p>
      </w:tc>
    </w:tr>
  </w:tbl>
  <w:p w:rsidR="00E87C6F" w:rsidRPr="004F3C64" w:rsidRDefault="00E87C6F" w:rsidP="004F3C6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C6F" w:rsidRDefault="00E87C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0B63" w:rsidRDefault="00780B63">
      <w:r>
        <w:separator/>
      </w:r>
    </w:p>
  </w:footnote>
  <w:footnote w:type="continuationSeparator" w:id="0">
    <w:p w:rsidR="00780B63" w:rsidRDefault="00780B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C6F" w:rsidRDefault="00E87C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520"/>
      <w:gridCol w:w="6659"/>
    </w:tblGrid>
    <w:tr w:rsidR="00E87C6F" w:rsidRPr="008969C4" w:rsidTr="001B11CC">
      <w:trPr>
        <w:trHeight w:val="710"/>
      </w:trPr>
      <w:tc>
        <w:tcPr>
          <w:tcW w:w="2520" w:type="dxa"/>
        </w:tcPr>
        <w:p w:rsidR="00E87C6F" w:rsidRPr="008969C4" w:rsidRDefault="00E87C6F">
          <w:pPr>
            <w:pStyle w:val="Header"/>
          </w:pPr>
          <w:r>
            <w:rPr>
              <w:noProof/>
              <w:lang w:bidi="ar-SA"/>
            </w:rPr>
            <w:drawing>
              <wp:inline distT="0" distB="0" distL="0" distR="0">
                <wp:extent cx="1064260" cy="436880"/>
                <wp:effectExtent l="0" t="0" r="0" b="0"/>
                <wp:docPr id="1" name="Picture 5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64260" cy="436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659" w:type="dxa"/>
          <w:vAlign w:val="center"/>
        </w:tcPr>
        <w:p w:rsidR="00E87C6F" w:rsidRPr="00891F29" w:rsidRDefault="00E87C6F" w:rsidP="001B11CC">
          <w:pPr>
            <w:pStyle w:val="Header"/>
            <w:jc w:val="right"/>
            <w:rPr>
              <w:sz w:val="16"/>
              <w:szCs w:val="20"/>
            </w:rPr>
          </w:pPr>
          <w:r w:rsidRPr="00891F29">
            <w:rPr>
              <w:sz w:val="16"/>
              <w:szCs w:val="20"/>
            </w:rPr>
            <w:t>Nexteer Automotive Confidential Proprietary Information</w:t>
          </w:r>
        </w:p>
        <w:p w:rsidR="00E87C6F" w:rsidRPr="008969C4" w:rsidRDefault="00E87C6F" w:rsidP="001B11CC">
          <w:pPr>
            <w:pStyle w:val="Header"/>
            <w:jc w:val="right"/>
            <w:rPr>
              <w:szCs w:val="20"/>
            </w:rPr>
          </w:pPr>
          <w:r w:rsidRPr="00891F29">
            <w:rPr>
              <w:sz w:val="16"/>
              <w:szCs w:val="20"/>
            </w:rPr>
            <w:t>Do Not Copy/Distribute Without Prior Permission</w:t>
          </w:r>
        </w:p>
      </w:tc>
    </w:tr>
  </w:tbl>
  <w:p w:rsidR="00E87C6F" w:rsidRDefault="00E87C6F">
    <w:pPr>
      <w:pStyle w:val="Header"/>
      <w:jc w:val="both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87C6F" w:rsidRDefault="00E87C6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F48388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DC6B5B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2E085D4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D2AFEE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64AE62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4BE2AA0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1E382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38C7C0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5C02213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AA61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FFFFFFFE"/>
    <w:multiLevelType w:val="singleLevel"/>
    <w:tmpl w:val="7696C9FE"/>
    <w:lvl w:ilvl="0">
      <w:numFmt w:val="decimal"/>
      <w:lvlText w:val="*"/>
      <w:lvlJc w:val="left"/>
    </w:lvl>
  </w:abstractNum>
  <w:abstractNum w:abstractNumId="11" w15:restartNumberingAfterBreak="0">
    <w:nsid w:val="031F6FB5"/>
    <w:multiLevelType w:val="hybridMultilevel"/>
    <w:tmpl w:val="99BA2258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2" w15:restartNumberingAfterBreak="0">
    <w:nsid w:val="0718410B"/>
    <w:multiLevelType w:val="multilevel"/>
    <w:tmpl w:val="7862C13E"/>
    <w:lvl w:ilvl="0">
      <w:start w:val="1"/>
      <w:numFmt w:val="decimal"/>
      <w:lvlText w:val="%1"/>
      <w:lvlJc w:val="left"/>
      <w:pPr>
        <w:ind w:left="1137" w:hanging="57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7" w:hanging="540"/>
      </w:pPr>
      <w:rPr>
        <w:rFonts w:hint="default"/>
      </w:rPr>
    </w:lvl>
    <w:lvl w:ilvl="2">
      <w:start w:val="1"/>
      <w:numFmt w:val="decimal"/>
      <w:pStyle w:val="TOC3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3" w15:restartNumberingAfterBreak="0">
    <w:nsid w:val="08891948"/>
    <w:multiLevelType w:val="multilevel"/>
    <w:tmpl w:val="3A868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7E60BB7"/>
    <w:multiLevelType w:val="hybridMultilevel"/>
    <w:tmpl w:val="623C1C48"/>
    <w:lvl w:ilvl="0" w:tplc="E6A856D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  <w:szCs w:val="20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18A40E88"/>
    <w:multiLevelType w:val="hybridMultilevel"/>
    <w:tmpl w:val="3E78DDBA"/>
    <w:lvl w:ilvl="0" w:tplc="AC3021B2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B456ACB"/>
    <w:multiLevelType w:val="hybridMultilevel"/>
    <w:tmpl w:val="7F7637B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28FD2F18"/>
    <w:multiLevelType w:val="multilevel"/>
    <w:tmpl w:val="8D8A81AA"/>
    <w:lvl w:ilvl="0">
      <w:start w:val="1"/>
      <w:numFmt w:val="decimal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35F12239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D2D92"/>
    <w:multiLevelType w:val="hybridMultilevel"/>
    <w:tmpl w:val="0A443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7D4433"/>
    <w:multiLevelType w:val="multilevel"/>
    <w:tmpl w:val="25C6A65E"/>
    <w:name w:val="heading"/>
    <w:lvl w:ilvl="0">
      <w:start w:val="1"/>
      <w:numFmt w:val="bullet"/>
      <w:lvlText w:val=""/>
      <w:lvlJc w:val="left"/>
      <w:pPr>
        <w:ind w:left="400" w:hanging="400"/>
      </w:pPr>
      <w:rPr>
        <w:rFonts w:ascii="Symbol" w:hAnsi="Symbol"/>
      </w:rPr>
    </w:lvl>
    <w:lvl w:ilvl="1">
      <w:start w:val="1"/>
      <w:numFmt w:val="bullet"/>
      <w:lvlText w:val=""/>
      <w:lvlJc w:val="left"/>
      <w:pPr>
        <w:ind w:left="800" w:hanging="400"/>
      </w:pPr>
      <w:rPr>
        <w:rFonts w:ascii="Symbol" w:hAnsi="Symbol"/>
      </w:rPr>
    </w:lvl>
    <w:lvl w:ilvl="2">
      <w:start w:val="1"/>
      <w:numFmt w:val="bullet"/>
      <w:lvlText w:val=""/>
      <w:lvlJc w:val="left"/>
      <w:pPr>
        <w:ind w:left="1200" w:hanging="400"/>
      </w:pPr>
      <w:rPr>
        <w:rFonts w:ascii="Symbol" w:hAnsi="Symbol"/>
      </w:rPr>
    </w:lvl>
    <w:lvl w:ilvl="3">
      <w:start w:val="1"/>
      <w:numFmt w:val="bullet"/>
      <w:lvlText w:val=""/>
      <w:lvlJc w:val="left"/>
      <w:pPr>
        <w:ind w:left="1600" w:hanging="400"/>
      </w:pPr>
      <w:rPr>
        <w:rFonts w:ascii="Symbol" w:hAnsi="Symbol"/>
      </w:rPr>
    </w:lvl>
    <w:lvl w:ilvl="4">
      <w:start w:val="1"/>
      <w:numFmt w:val="bullet"/>
      <w:lvlText w:val=" "/>
      <w:lvlJc w:val="left"/>
      <w:pPr>
        <w:ind w:left="0" w:firstLine="0"/>
      </w:pPr>
    </w:lvl>
    <w:lvl w:ilvl="5">
      <w:start w:val="1"/>
      <w:numFmt w:val="bullet"/>
      <w:lvlText w:val=" 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 w15:restartNumberingAfterBreak="0">
    <w:nsid w:val="3FB42D7B"/>
    <w:multiLevelType w:val="hybridMultilevel"/>
    <w:tmpl w:val="D8C44F04"/>
    <w:lvl w:ilvl="0" w:tplc="CFB607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DB489D"/>
    <w:multiLevelType w:val="hybridMultilevel"/>
    <w:tmpl w:val="E9305DDE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4FBF1080"/>
    <w:multiLevelType w:val="hybridMultilevel"/>
    <w:tmpl w:val="19B6B9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A023F16"/>
    <w:multiLevelType w:val="multilevel"/>
    <w:tmpl w:val="F43A189E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8BA7604"/>
    <w:multiLevelType w:val="multilevel"/>
    <w:tmpl w:val="3E78DDB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rebuchet MS" w:eastAsia="Times New Roman" w:hAnsi="Trebuchet MS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9D705C"/>
    <w:multiLevelType w:val="hybridMultilevel"/>
    <w:tmpl w:val="891687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25673C"/>
    <w:multiLevelType w:val="hybridMultilevel"/>
    <w:tmpl w:val="7A7C7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7A3CE8"/>
    <w:multiLevelType w:val="hybridMultilevel"/>
    <w:tmpl w:val="C3786C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D975107"/>
    <w:multiLevelType w:val="multilevel"/>
    <w:tmpl w:val="04090025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7"/>
  </w:num>
  <w:num w:numId="13">
    <w:abstractNumId w:val="19"/>
  </w:num>
  <w:num w:numId="14">
    <w:abstractNumId w:val="28"/>
  </w:num>
  <w:num w:numId="15">
    <w:abstractNumId w:val="14"/>
  </w:num>
  <w:num w:numId="16">
    <w:abstractNumId w:val="11"/>
  </w:num>
  <w:num w:numId="17">
    <w:abstractNumId w:val="12"/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7"/>
  </w:num>
  <w:num w:numId="21">
    <w:abstractNumId w:val="15"/>
  </w:num>
  <w:num w:numId="22">
    <w:abstractNumId w:val="25"/>
  </w:num>
  <w:num w:numId="23">
    <w:abstractNumId w:val="21"/>
  </w:num>
  <w:num w:numId="24">
    <w:abstractNumId w:val="8"/>
  </w:num>
  <w:num w:numId="25">
    <w:abstractNumId w:val="8"/>
  </w:num>
  <w:num w:numId="26">
    <w:abstractNumId w:val="8"/>
  </w:num>
  <w:num w:numId="27">
    <w:abstractNumId w:val="8"/>
  </w:num>
  <w:num w:numId="28">
    <w:abstractNumId w:val="13"/>
  </w:num>
  <w:num w:numId="29">
    <w:abstractNumId w:val="17"/>
  </w:num>
  <w:num w:numId="30">
    <w:abstractNumId w:val="17"/>
  </w:num>
  <w:num w:numId="31">
    <w:abstractNumId w:val="17"/>
  </w:num>
  <w:num w:numId="32">
    <w:abstractNumId w:val="17"/>
  </w:num>
  <w:num w:numId="33">
    <w:abstractNumId w:val="17"/>
  </w:num>
  <w:num w:numId="34">
    <w:abstractNumId w:val="17"/>
  </w:num>
  <w:num w:numId="35">
    <w:abstractNumId w:val="17"/>
  </w:num>
  <w:num w:numId="36">
    <w:abstractNumId w:val="29"/>
  </w:num>
  <w:num w:numId="37">
    <w:abstractNumId w:val="17"/>
  </w:num>
  <w:num w:numId="38">
    <w:abstractNumId w:val="16"/>
  </w:num>
  <w:num w:numId="39">
    <w:abstractNumId w:val="17"/>
  </w:num>
  <w:num w:numId="40">
    <w:abstractNumId w:val="10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360" w:hanging="360"/>
        </w:pPr>
        <w:rPr>
          <w:rFonts w:ascii="Symbol" w:hAnsi="Symbol" w:hint="default"/>
        </w:rPr>
      </w:lvl>
    </w:lvlOverride>
  </w:num>
  <w:num w:numId="41">
    <w:abstractNumId w:val="22"/>
  </w:num>
  <w:num w:numId="42">
    <w:abstractNumId w:val="18"/>
  </w:num>
  <w:num w:numId="43">
    <w:abstractNumId w:val="23"/>
  </w:num>
  <w:num w:numId="44">
    <w:abstractNumId w:val="26"/>
  </w:num>
  <w:num w:numId="45">
    <w:abstractNumId w:val="24"/>
  </w:num>
  <w:num w:numId="46">
    <w:abstractNumId w:val="27"/>
  </w:num>
  <w:numIdMacAtCleanup w:val="11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evin Smith">
    <w15:presenceInfo w15:providerId="AD" w15:userId="S-1-5-21-1993528211-2586143117-3253031534-736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864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298E"/>
    <w:rsid w:val="00002D6E"/>
    <w:rsid w:val="0002711E"/>
    <w:rsid w:val="00030567"/>
    <w:rsid w:val="00045875"/>
    <w:rsid w:val="000558D3"/>
    <w:rsid w:val="000573ED"/>
    <w:rsid w:val="00057E0F"/>
    <w:rsid w:val="000635CA"/>
    <w:rsid w:val="000635EE"/>
    <w:rsid w:val="00063A7A"/>
    <w:rsid w:val="000863AA"/>
    <w:rsid w:val="000900A0"/>
    <w:rsid w:val="000A0ED7"/>
    <w:rsid w:val="000B202E"/>
    <w:rsid w:val="000D5DB4"/>
    <w:rsid w:val="000E0B71"/>
    <w:rsid w:val="000E102A"/>
    <w:rsid w:val="000F13B1"/>
    <w:rsid w:val="000F2505"/>
    <w:rsid w:val="00101127"/>
    <w:rsid w:val="00103C4C"/>
    <w:rsid w:val="00107918"/>
    <w:rsid w:val="001123AD"/>
    <w:rsid w:val="00114319"/>
    <w:rsid w:val="001161D2"/>
    <w:rsid w:val="00120D8E"/>
    <w:rsid w:val="00132EC3"/>
    <w:rsid w:val="00136080"/>
    <w:rsid w:val="00151B09"/>
    <w:rsid w:val="00151B57"/>
    <w:rsid w:val="00152041"/>
    <w:rsid w:val="00153F83"/>
    <w:rsid w:val="001579B2"/>
    <w:rsid w:val="001833C5"/>
    <w:rsid w:val="00186C07"/>
    <w:rsid w:val="0019671A"/>
    <w:rsid w:val="001B11CC"/>
    <w:rsid w:val="001B1516"/>
    <w:rsid w:val="001B7B1D"/>
    <w:rsid w:val="001D2F1D"/>
    <w:rsid w:val="001D631F"/>
    <w:rsid w:val="001E0633"/>
    <w:rsid w:val="00213F47"/>
    <w:rsid w:val="0022551D"/>
    <w:rsid w:val="00236557"/>
    <w:rsid w:val="00246432"/>
    <w:rsid w:val="00250CE0"/>
    <w:rsid w:val="0025182D"/>
    <w:rsid w:val="002540D9"/>
    <w:rsid w:val="0027405F"/>
    <w:rsid w:val="002748BA"/>
    <w:rsid w:val="002831F8"/>
    <w:rsid w:val="00286F38"/>
    <w:rsid w:val="002A087E"/>
    <w:rsid w:val="002A3DCD"/>
    <w:rsid w:val="002B2EB2"/>
    <w:rsid w:val="002B6BA8"/>
    <w:rsid w:val="002C4E7D"/>
    <w:rsid w:val="002C742E"/>
    <w:rsid w:val="002D2079"/>
    <w:rsid w:val="002D6391"/>
    <w:rsid w:val="002E081C"/>
    <w:rsid w:val="002E08B6"/>
    <w:rsid w:val="002E0FEE"/>
    <w:rsid w:val="002E14D9"/>
    <w:rsid w:val="002E2ADA"/>
    <w:rsid w:val="002E61BD"/>
    <w:rsid w:val="00302D3C"/>
    <w:rsid w:val="00314939"/>
    <w:rsid w:val="00332C76"/>
    <w:rsid w:val="00333CDC"/>
    <w:rsid w:val="0033680E"/>
    <w:rsid w:val="00347663"/>
    <w:rsid w:val="0036407E"/>
    <w:rsid w:val="00364F00"/>
    <w:rsid w:val="00391B7B"/>
    <w:rsid w:val="00393DFF"/>
    <w:rsid w:val="003B4A55"/>
    <w:rsid w:val="003B5604"/>
    <w:rsid w:val="003C4980"/>
    <w:rsid w:val="0040296C"/>
    <w:rsid w:val="00410E30"/>
    <w:rsid w:val="0042494B"/>
    <w:rsid w:val="0043354D"/>
    <w:rsid w:val="00434D79"/>
    <w:rsid w:val="00436F3E"/>
    <w:rsid w:val="00443370"/>
    <w:rsid w:val="00444F99"/>
    <w:rsid w:val="00454165"/>
    <w:rsid w:val="00454B2A"/>
    <w:rsid w:val="00467A4E"/>
    <w:rsid w:val="004746D7"/>
    <w:rsid w:val="004863BF"/>
    <w:rsid w:val="0049479C"/>
    <w:rsid w:val="00497C12"/>
    <w:rsid w:val="004C3E01"/>
    <w:rsid w:val="004F3152"/>
    <w:rsid w:val="004F3C64"/>
    <w:rsid w:val="005026D8"/>
    <w:rsid w:val="00510DB3"/>
    <w:rsid w:val="00511C23"/>
    <w:rsid w:val="00523070"/>
    <w:rsid w:val="00524CC1"/>
    <w:rsid w:val="00567EB9"/>
    <w:rsid w:val="0057355A"/>
    <w:rsid w:val="0058070A"/>
    <w:rsid w:val="00585674"/>
    <w:rsid w:val="005878B7"/>
    <w:rsid w:val="005A3EDE"/>
    <w:rsid w:val="005B6300"/>
    <w:rsid w:val="005C6E8D"/>
    <w:rsid w:val="005D4850"/>
    <w:rsid w:val="005D671A"/>
    <w:rsid w:val="006106DD"/>
    <w:rsid w:val="006171B3"/>
    <w:rsid w:val="00633FE1"/>
    <w:rsid w:val="006374FA"/>
    <w:rsid w:val="00646455"/>
    <w:rsid w:val="00651D19"/>
    <w:rsid w:val="0065533E"/>
    <w:rsid w:val="00656B0A"/>
    <w:rsid w:val="006719D4"/>
    <w:rsid w:val="00677453"/>
    <w:rsid w:val="00680079"/>
    <w:rsid w:val="00681E5A"/>
    <w:rsid w:val="006A61EA"/>
    <w:rsid w:val="006B2E05"/>
    <w:rsid w:val="006B5229"/>
    <w:rsid w:val="006B5804"/>
    <w:rsid w:val="006B5F56"/>
    <w:rsid w:val="006D1DB4"/>
    <w:rsid w:val="006D4B2E"/>
    <w:rsid w:val="006F3CF4"/>
    <w:rsid w:val="00707BA6"/>
    <w:rsid w:val="007129B5"/>
    <w:rsid w:val="0071423B"/>
    <w:rsid w:val="00722EA8"/>
    <w:rsid w:val="00727610"/>
    <w:rsid w:val="0075721A"/>
    <w:rsid w:val="00767585"/>
    <w:rsid w:val="00780B63"/>
    <w:rsid w:val="007A2CEC"/>
    <w:rsid w:val="007B1EDB"/>
    <w:rsid w:val="007B71B8"/>
    <w:rsid w:val="007C4261"/>
    <w:rsid w:val="007C4BC5"/>
    <w:rsid w:val="007E1D79"/>
    <w:rsid w:val="007E4EF4"/>
    <w:rsid w:val="008119C7"/>
    <w:rsid w:val="00823506"/>
    <w:rsid w:val="00842AF2"/>
    <w:rsid w:val="00860F2A"/>
    <w:rsid w:val="00862735"/>
    <w:rsid w:val="008805EE"/>
    <w:rsid w:val="0088479F"/>
    <w:rsid w:val="00891F29"/>
    <w:rsid w:val="00893A8E"/>
    <w:rsid w:val="008943A3"/>
    <w:rsid w:val="008969C4"/>
    <w:rsid w:val="00897465"/>
    <w:rsid w:val="00897691"/>
    <w:rsid w:val="008A1CA9"/>
    <w:rsid w:val="008A3DEA"/>
    <w:rsid w:val="008C4FBE"/>
    <w:rsid w:val="008D69B7"/>
    <w:rsid w:val="008F11FD"/>
    <w:rsid w:val="008F2BEC"/>
    <w:rsid w:val="008F3FD4"/>
    <w:rsid w:val="008F4A9B"/>
    <w:rsid w:val="008F7506"/>
    <w:rsid w:val="00902BAF"/>
    <w:rsid w:val="009059CA"/>
    <w:rsid w:val="00905BA7"/>
    <w:rsid w:val="00912AE0"/>
    <w:rsid w:val="00926383"/>
    <w:rsid w:val="00932932"/>
    <w:rsid w:val="00934EA5"/>
    <w:rsid w:val="00942D04"/>
    <w:rsid w:val="00946E5C"/>
    <w:rsid w:val="0095572C"/>
    <w:rsid w:val="00957855"/>
    <w:rsid w:val="0096191C"/>
    <w:rsid w:val="00962170"/>
    <w:rsid w:val="00970DBB"/>
    <w:rsid w:val="0097381A"/>
    <w:rsid w:val="009B6BDF"/>
    <w:rsid w:val="009B754B"/>
    <w:rsid w:val="009C2C9A"/>
    <w:rsid w:val="009C5629"/>
    <w:rsid w:val="009C694E"/>
    <w:rsid w:val="009C6A3A"/>
    <w:rsid w:val="009D56A4"/>
    <w:rsid w:val="009F3119"/>
    <w:rsid w:val="00A2583B"/>
    <w:rsid w:val="00A25B61"/>
    <w:rsid w:val="00A26934"/>
    <w:rsid w:val="00A32585"/>
    <w:rsid w:val="00A365F0"/>
    <w:rsid w:val="00A5749E"/>
    <w:rsid w:val="00A751F3"/>
    <w:rsid w:val="00A92EE5"/>
    <w:rsid w:val="00A96219"/>
    <w:rsid w:val="00AA1E6B"/>
    <w:rsid w:val="00AA3334"/>
    <w:rsid w:val="00AA38E8"/>
    <w:rsid w:val="00AB200C"/>
    <w:rsid w:val="00AB2785"/>
    <w:rsid w:val="00AE0435"/>
    <w:rsid w:val="00AE5C76"/>
    <w:rsid w:val="00AE5E6E"/>
    <w:rsid w:val="00AE640F"/>
    <w:rsid w:val="00AE684E"/>
    <w:rsid w:val="00AF082D"/>
    <w:rsid w:val="00AF21A5"/>
    <w:rsid w:val="00B05D71"/>
    <w:rsid w:val="00B11BE8"/>
    <w:rsid w:val="00B2597C"/>
    <w:rsid w:val="00B263A8"/>
    <w:rsid w:val="00B34A94"/>
    <w:rsid w:val="00B35242"/>
    <w:rsid w:val="00B352F7"/>
    <w:rsid w:val="00B3604D"/>
    <w:rsid w:val="00B46E0F"/>
    <w:rsid w:val="00B53D2A"/>
    <w:rsid w:val="00B81B39"/>
    <w:rsid w:val="00B81C1B"/>
    <w:rsid w:val="00B85E5D"/>
    <w:rsid w:val="00B871EB"/>
    <w:rsid w:val="00B915BD"/>
    <w:rsid w:val="00B96B57"/>
    <w:rsid w:val="00BA0018"/>
    <w:rsid w:val="00BC6B0F"/>
    <w:rsid w:val="00BD3775"/>
    <w:rsid w:val="00BD6557"/>
    <w:rsid w:val="00BF1475"/>
    <w:rsid w:val="00BF5242"/>
    <w:rsid w:val="00C0276C"/>
    <w:rsid w:val="00C145F2"/>
    <w:rsid w:val="00C24FF5"/>
    <w:rsid w:val="00C27725"/>
    <w:rsid w:val="00C3267C"/>
    <w:rsid w:val="00C375E8"/>
    <w:rsid w:val="00C576BF"/>
    <w:rsid w:val="00C60657"/>
    <w:rsid w:val="00C71993"/>
    <w:rsid w:val="00C71EF8"/>
    <w:rsid w:val="00CA5BBE"/>
    <w:rsid w:val="00CB70C2"/>
    <w:rsid w:val="00CB724F"/>
    <w:rsid w:val="00CC5FFD"/>
    <w:rsid w:val="00CD1BBB"/>
    <w:rsid w:val="00CF01A3"/>
    <w:rsid w:val="00CF7C4B"/>
    <w:rsid w:val="00D15A70"/>
    <w:rsid w:val="00D16229"/>
    <w:rsid w:val="00D31601"/>
    <w:rsid w:val="00D4065B"/>
    <w:rsid w:val="00D51275"/>
    <w:rsid w:val="00D52276"/>
    <w:rsid w:val="00D5295D"/>
    <w:rsid w:val="00D57397"/>
    <w:rsid w:val="00D6547D"/>
    <w:rsid w:val="00D66AB8"/>
    <w:rsid w:val="00D77952"/>
    <w:rsid w:val="00D8298E"/>
    <w:rsid w:val="00D83F19"/>
    <w:rsid w:val="00D953C4"/>
    <w:rsid w:val="00DB0456"/>
    <w:rsid w:val="00DB213C"/>
    <w:rsid w:val="00DD3B65"/>
    <w:rsid w:val="00DE24CB"/>
    <w:rsid w:val="00DE2FDE"/>
    <w:rsid w:val="00DF7CA7"/>
    <w:rsid w:val="00E01806"/>
    <w:rsid w:val="00E05440"/>
    <w:rsid w:val="00E107A7"/>
    <w:rsid w:val="00E202D5"/>
    <w:rsid w:val="00E26B6B"/>
    <w:rsid w:val="00E35A9F"/>
    <w:rsid w:val="00E36420"/>
    <w:rsid w:val="00E53BF0"/>
    <w:rsid w:val="00E61FD9"/>
    <w:rsid w:val="00E70D2A"/>
    <w:rsid w:val="00E72E92"/>
    <w:rsid w:val="00E77432"/>
    <w:rsid w:val="00E87C6F"/>
    <w:rsid w:val="00E94A04"/>
    <w:rsid w:val="00EA128E"/>
    <w:rsid w:val="00EC0CCD"/>
    <w:rsid w:val="00ED7CA4"/>
    <w:rsid w:val="00EE26AB"/>
    <w:rsid w:val="00EF1337"/>
    <w:rsid w:val="00F01ADF"/>
    <w:rsid w:val="00F01D8E"/>
    <w:rsid w:val="00F25926"/>
    <w:rsid w:val="00F31A9D"/>
    <w:rsid w:val="00F36729"/>
    <w:rsid w:val="00F36CC2"/>
    <w:rsid w:val="00F41E6C"/>
    <w:rsid w:val="00F4330C"/>
    <w:rsid w:val="00F4712F"/>
    <w:rsid w:val="00F56F9A"/>
    <w:rsid w:val="00F575E2"/>
    <w:rsid w:val="00F602B0"/>
    <w:rsid w:val="00F63593"/>
    <w:rsid w:val="00F64A35"/>
    <w:rsid w:val="00F72661"/>
    <w:rsid w:val="00F737FE"/>
    <w:rsid w:val="00F91518"/>
    <w:rsid w:val="00F93FCB"/>
    <w:rsid w:val="00FA03A7"/>
    <w:rsid w:val="00FA5768"/>
    <w:rsid w:val="00FB39DC"/>
    <w:rsid w:val="00FC02CC"/>
    <w:rsid w:val="00FF0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8A6B714A-BEA8-485B-AAE7-3E42D1AA0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722EA8"/>
    <w:rPr>
      <w:rFonts w:ascii="Calibri" w:hAnsi="Calibri"/>
      <w:szCs w:val="24"/>
      <w:lang w:bidi="ur-PK"/>
    </w:rPr>
  </w:style>
  <w:style w:type="paragraph" w:styleId="Heading1">
    <w:name w:val="heading 1"/>
    <w:next w:val="Normal"/>
    <w:qFormat/>
    <w:pPr>
      <w:pageBreakBefore/>
      <w:widowControl w:val="0"/>
      <w:spacing w:before="240" w:after="60"/>
      <w:outlineLvl w:val="0"/>
    </w:pPr>
    <w:rPr>
      <w:rFonts w:ascii="Arial" w:hAnsi="Arial"/>
      <w:b/>
      <w:caps/>
      <w:kern w:val="28"/>
      <w:sz w:val="24"/>
    </w:rPr>
  </w:style>
  <w:style w:type="paragraph" w:styleId="Heading2">
    <w:name w:val="heading 2"/>
    <w:next w:val="Normal"/>
    <w:qFormat/>
    <w:pPr>
      <w:keepNext/>
      <w:widowControl w:val="0"/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next w:val="Normal"/>
    <w:qFormat/>
    <w:rsid w:val="009C5629"/>
    <w:pPr>
      <w:widowControl w:val="0"/>
      <w:spacing w:before="240" w:after="60"/>
      <w:outlineLvl w:val="2"/>
    </w:pPr>
    <w:rPr>
      <w:rFonts w:ascii="Calibri Light" w:hAnsi="Calibri Light"/>
      <w:b/>
      <w:caps/>
    </w:rPr>
  </w:style>
  <w:style w:type="paragraph" w:styleId="Heading4">
    <w:name w:val="heading 4"/>
    <w:next w:val="Normal"/>
    <w:qFormat/>
    <w:pPr>
      <w:keepNext/>
      <w:spacing w:before="240" w:after="60"/>
      <w:outlineLvl w:val="3"/>
    </w:pPr>
    <w:rPr>
      <w:rFonts w:ascii="Arial" w:hAnsi="Arial"/>
      <w:b/>
      <w:caps/>
    </w:rPr>
  </w:style>
  <w:style w:type="paragraph" w:styleId="Heading5">
    <w:name w:val="heading 5"/>
    <w:next w:val="Normal"/>
    <w:qFormat/>
    <w:pPr>
      <w:keepNext/>
      <w:tabs>
        <w:tab w:val="left" w:pos="900"/>
      </w:tabs>
      <w:spacing w:after="60"/>
      <w:outlineLvl w:val="4"/>
    </w:pPr>
    <w:rPr>
      <w:rFonts w:ascii="Arial" w:hAnsi="Arial"/>
    </w:rPr>
  </w:style>
  <w:style w:type="paragraph" w:styleId="Heading6">
    <w:name w:val="heading 6"/>
    <w:next w:val="Normal"/>
    <w:qFormat/>
    <w:pPr>
      <w:keepNext/>
      <w:tabs>
        <w:tab w:val="left" w:pos="4320"/>
        <w:tab w:val="left" w:pos="8640"/>
      </w:tabs>
      <w:spacing w:after="60"/>
      <w:outlineLvl w:val="5"/>
    </w:pPr>
    <w:rPr>
      <w:rFonts w:ascii="Arial" w:hAnsi="Arial"/>
    </w:rPr>
  </w:style>
  <w:style w:type="paragraph" w:styleId="Heading7">
    <w:name w:val="heading 7"/>
    <w:next w:val="Normal"/>
    <w:qFormat/>
    <w:pPr>
      <w:tabs>
        <w:tab w:val="left" w:pos="864"/>
      </w:tabs>
      <w:spacing w:after="60"/>
      <w:outlineLvl w:val="6"/>
    </w:pPr>
    <w:rPr>
      <w:rFonts w:ascii="Arial" w:hAnsi="Arial"/>
    </w:rPr>
  </w:style>
  <w:style w:type="paragraph" w:styleId="Heading8">
    <w:name w:val="heading 8"/>
    <w:next w:val="Normal"/>
    <w:qFormat/>
    <w:pPr>
      <w:spacing w:after="60"/>
      <w:outlineLvl w:val="7"/>
    </w:pPr>
    <w:rPr>
      <w:rFonts w:ascii="Arial" w:hAnsi="Arial"/>
    </w:rPr>
  </w:style>
  <w:style w:type="paragraph" w:styleId="Heading9">
    <w:name w:val="heading 9"/>
    <w:next w:val="Normal"/>
    <w:qFormat/>
    <w:pPr>
      <w:spacing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next w:val="Normal"/>
    <w:autoRedefine/>
    <w:uiPriority w:val="39"/>
    <w:rsid w:val="00585674"/>
    <w:pPr>
      <w:widowControl w:val="0"/>
      <w:tabs>
        <w:tab w:val="left" w:pos="600"/>
        <w:tab w:val="right" w:leader="dot" w:pos="9072"/>
      </w:tabs>
      <w:overflowPunct w:val="0"/>
      <w:autoSpaceDE w:val="0"/>
      <w:autoSpaceDN w:val="0"/>
      <w:adjustRightInd w:val="0"/>
      <w:spacing w:before="60" w:after="60"/>
      <w:textAlignment w:val="baseline"/>
    </w:pPr>
    <w:rPr>
      <w:rFonts w:ascii="Trebuchet MS" w:hAnsi="Trebuchet MS"/>
      <w:b/>
      <w:caps/>
      <w:color w:val="000000"/>
      <w:sz w:val="24"/>
      <w:lang w:val="en-GB"/>
    </w:rPr>
  </w:style>
  <w:style w:type="paragraph" w:styleId="TOC2">
    <w:name w:val="toc 2"/>
    <w:next w:val="Normal"/>
    <w:autoRedefine/>
    <w:uiPriority w:val="39"/>
    <w:rsid w:val="00585674"/>
    <w:pPr>
      <w:widowControl w:val="0"/>
      <w:tabs>
        <w:tab w:val="left" w:pos="600"/>
        <w:tab w:val="left" w:pos="800"/>
        <w:tab w:val="right" w:leader="dot" w:pos="9072"/>
      </w:tabs>
      <w:spacing w:before="60" w:after="60"/>
    </w:pPr>
    <w:rPr>
      <w:rFonts w:ascii="Trebuchet MS" w:hAnsi="Trebuchet MS"/>
      <w:b/>
      <w:caps/>
      <w:noProof/>
    </w:rPr>
  </w:style>
  <w:style w:type="paragraph" w:styleId="Index1">
    <w:name w:val="index 1"/>
    <w:basedOn w:val="Normal"/>
    <w:next w:val="Normal"/>
    <w:autoRedefine/>
    <w:semiHidden/>
    <w:pPr>
      <w:spacing w:after="120"/>
      <w:ind w:left="200" w:hanging="200"/>
    </w:pPr>
  </w:style>
  <w:style w:type="paragraph" w:styleId="Index2">
    <w:name w:val="index 2"/>
    <w:basedOn w:val="Normal"/>
    <w:next w:val="Normal"/>
    <w:autoRedefine/>
    <w:semiHidden/>
    <w:pPr>
      <w:spacing w:after="120"/>
      <w:ind w:left="400" w:hanging="200"/>
    </w:pPr>
  </w:style>
  <w:style w:type="paragraph" w:styleId="Index3">
    <w:name w:val="index 3"/>
    <w:basedOn w:val="Normal"/>
    <w:next w:val="Normal"/>
    <w:autoRedefine/>
    <w:semiHidden/>
    <w:pPr>
      <w:spacing w:after="120"/>
      <w:ind w:left="600" w:hanging="200"/>
    </w:pPr>
  </w:style>
  <w:style w:type="paragraph" w:styleId="Index4">
    <w:name w:val="index 4"/>
    <w:basedOn w:val="Normal"/>
    <w:next w:val="Normal"/>
    <w:autoRedefine/>
    <w:semiHidden/>
    <w:pPr>
      <w:spacing w:after="120"/>
      <w:ind w:left="800" w:hanging="200"/>
    </w:pPr>
  </w:style>
  <w:style w:type="paragraph" w:styleId="Index5">
    <w:name w:val="index 5"/>
    <w:basedOn w:val="Normal"/>
    <w:next w:val="Normal"/>
    <w:autoRedefine/>
    <w:semiHidden/>
    <w:pPr>
      <w:spacing w:after="120"/>
      <w:ind w:left="1000" w:hanging="200"/>
    </w:pPr>
  </w:style>
  <w:style w:type="paragraph" w:styleId="Index6">
    <w:name w:val="index 6"/>
    <w:basedOn w:val="Normal"/>
    <w:next w:val="Normal"/>
    <w:autoRedefine/>
    <w:semiHidden/>
    <w:pPr>
      <w:spacing w:after="120"/>
      <w:ind w:left="1200" w:hanging="200"/>
    </w:pPr>
  </w:style>
  <w:style w:type="paragraph" w:styleId="Index7">
    <w:name w:val="index 7"/>
    <w:basedOn w:val="Normal"/>
    <w:next w:val="Normal"/>
    <w:autoRedefine/>
    <w:semiHidden/>
    <w:pPr>
      <w:spacing w:after="120"/>
      <w:ind w:left="1400" w:hanging="200"/>
    </w:pPr>
  </w:style>
  <w:style w:type="paragraph" w:styleId="Index8">
    <w:name w:val="index 8"/>
    <w:basedOn w:val="Normal"/>
    <w:next w:val="Normal"/>
    <w:autoRedefine/>
    <w:semiHidden/>
    <w:pPr>
      <w:spacing w:after="120"/>
      <w:ind w:left="1600" w:hanging="200"/>
    </w:pPr>
  </w:style>
  <w:style w:type="paragraph" w:styleId="Index9">
    <w:name w:val="index 9"/>
    <w:basedOn w:val="Normal"/>
    <w:next w:val="Normal"/>
    <w:autoRedefine/>
    <w:semiHidden/>
    <w:pPr>
      <w:spacing w:after="120"/>
      <w:ind w:left="1800" w:hanging="200"/>
    </w:pPr>
  </w:style>
  <w:style w:type="paragraph" w:styleId="TOC3">
    <w:name w:val="toc 3"/>
    <w:basedOn w:val="Normal"/>
    <w:next w:val="Normal"/>
    <w:autoRedefine/>
    <w:uiPriority w:val="39"/>
    <w:rsid w:val="008943A3"/>
    <w:pPr>
      <w:numPr>
        <w:ilvl w:val="2"/>
        <w:numId w:val="17"/>
      </w:numPr>
      <w:tabs>
        <w:tab w:val="left" w:pos="800"/>
        <w:tab w:val="left" w:pos="1080"/>
        <w:tab w:val="right" w:leader="dot" w:pos="8280"/>
      </w:tabs>
    </w:pPr>
    <w:rPr>
      <w:caps/>
      <w:noProof/>
    </w:r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pPr>
      <w:ind w:left="800"/>
    </w:pPr>
  </w:style>
  <w:style w:type="paragraph" w:styleId="TOC6">
    <w:name w:val="toc 6"/>
    <w:basedOn w:val="Normal"/>
    <w:next w:val="Normal"/>
    <w:autoRedefine/>
    <w:semiHidden/>
    <w:pPr>
      <w:ind w:left="1000"/>
    </w:pPr>
  </w:style>
  <w:style w:type="paragraph" w:styleId="TOC7">
    <w:name w:val="toc 7"/>
    <w:basedOn w:val="Normal"/>
    <w:next w:val="Normal"/>
    <w:autoRedefine/>
    <w:semiHidden/>
    <w:pPr>
      <w:ind w:left="1200"/>
    </w:pPr>
  </w:style>
  <w:style w:type="paragraph" w:styleId="TOC8">
    <w:name w:val="toc 8"/>
    <w:basedOn w:val="Normal"/>
    <w:next w:val="Normal"/>
    <w:autoRedefine/>
    <w:semiHidden/>
    <w:pPr>
      <w:ind w:left="1400"/>
    </w:pPr>
  </w:style>
  <w:style w:type="paragraph" w:styleId="TOC9">
    <w:name w:val="toc 9"/>
    <w:basedOn w:val="Normal"/>
    <w:next w:val="Normal"/>
    <w:autoRedefine/>
    <w:semiHidden/>
    <w:pPr>
      <w:ind w:left="1600"/>
    </w:pPr>
  </w:style>
  <w:style w:type="character" w:styleId="Hyperlink">
    <w:name w:val="Hyperlink"/>
    <w:uiPriority w:val="99"/>
    <w:rPr>
      <w:dstrike w:val="0"/>
      <w:color w:val="0000FF"/>
      <w:u w:val="single"/>
      <w:vertAlign w:val="baseline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FollowedHyperlink">
    <w:name w:val="FollowedHyperlink"/>
    <w:rPr>
      <w:color w:val="800080"/>
      <w:u w:val="single"/>
    </w:rPr>
  </w:style>
  <w:style w:type="paragraph" w:styleId="ListBullet">
    <w:name w:val="List Bullet"/>
    <w:basedOn w:val="Normal"/>
    <w:pPr>
      <w:numPr>
        <w:numId w:val="2"/>
      </w:numPr>
      <w:spacing w:before="20" w:after="20"/>
      <w:ind w:left="357" w:hanging="357"/>
    </w:pPr>
    <w:rPr>
      <w:lang w:val="en-GB"/>
    </w:rPr>
  </w:style>
  <w:style w:type="paragraph" w:styleId="ListBullet2">
    <w:name w:val="List Bullet 2"/>
    <w:basedOn w:val="Normal"/>
    <w:pPr>
      <w:numPr>
        <w:numId w:val="3"/>
      </w:numPr>
      <w:spacing w:before="20" w:after="20"/>
      <w:ind w:left="714" w:hanging="357"/>
    </w:pPr>
    <w:rPr>
      <w:lang w:val="en-GB"/>
    </w:rPr>
  </w:style>
  <w:style w:type="paragraph" w:styleId="ListBullet3">
    <w:name w:val="List Bullet 3"/>
    <w:basedOn w:val="Normal"/>
    <w:pPr>
      <w:numPr>
        <w:numId w:val="4"/>
      </w:numPr>
      <w:spacing w:before="20" w:after="20"/>
      <w:ind w:left="1077" w:hanging="357"/>
    </w:pPr>
    <w:rPr>
      <w:lang w:val="en-GB"/>
    </w:rPr>
  </w:style>
  <w:style w:type="paragraph" w:styleId="ListBullet4">
    <w:name w:val="List Bullet 4"/>
    <w:basedOn w:val="Normal"/>
    <w:pPr>
      <w:numPr>
        <w:numId w:val="5"/>
      </w:numPr>
      <w:spacing w:before="20" w:after="20"/>
      <w:ind w:left="1434" w:hanging="357"/>
    </w:pPr>
    <w:rPr>
      <w:lang w:val="en-GB"/>
    </w:rPr>
  </w:style>
  <w:style w:type="paragraph" w:styleId="ListBullet5">
    <w:name w:val="List Bullet 5"/>
    <w:basedOn w:val="Normal"/>
    <w:pPr>
      <w:numPr>
        <w:numId w:val="6"/>
      </w:numPr>
    </w:pPr>
    <w:rPr>
      <w:lang w:val="en-GB"/>
    </w:rPr>
  </w:style>
  <w:style w:type="paragraph" w:styleId="ListNumber">
    <w:name w:val="List Number"/>
    <w:basedOn w:val="Normal"/>
    <w:pPr>
      <w:numPr>
        <w:numId w:val="7"/>
      </w:numPr>
      <w:spacing w:before="20" w:after="20"/>
    </w:pPr>
    <w:rPr>
      <w:lang w:val="en-GB"/>
    </w:rPr>
  </w:style>
  <w:style w:type="paragraph" w:styleId="ListNumber2">
    <w:name w:val="List Number 2"/>
    <w:basedOn w:val="Normal"/>
    <w:pPr>
      <w:numPr>
        <w:numId w:val="8"/>
      </w:numPr>
      <w:spacing w:before="20" w:after="20"/>
      <w:ind w:left="714" w:hanging="357"/>
    </w:pPr>
    <w:rPr>
      <w:lang w:val="en-GB"/>
    </w:rPr>
  </w:style>
  <w:style w:type="paragraph" w:styleId="ListNumber3">
    <w:name w:val="List Number 3"/>
    <w:basedOn w:val="Normal"/>
    <w:pPr>
      <w:numPr>
        <w:numId w:val="9"/>
      </w:numPr>
      <w:spacing w:before="20" w:after="20"/>
      <w:ind w:left="1077" w:hanging="357"/>
    </w:pPr>
    <w:rPr>
      <w:lang w:val="en-GB"/>
    </w:rPr>
  </w:style>
  <w:style w:type="paragraph" w:styleId="ListNumber4">
    <w:name w:val="List Number 4"/>
    <w:basedOn w:val="Normal"/>
    <w:pPr>
      <w:numPr>
        <w:numId w:val="10"/>
      </w:numPr>
      <w:spacing w:before="20" w:after="20"/>
      <w:ind w:left="1434" w:hanging="357"/>
    </w:pPr>
    <w:rPr>
      <w:lang w:val="en-GB"/>
    </w:rPr>
  </w:style>
  <w:style w:type="paragraph" w:styleId="ListNumber5">
    <w:name w:val="List Number 5"/>
    <w:basedOn w:val="Normal"/>
    <w:pPr>
      <w:numPr>
        <w:numId w:val="11"/>
      </w:numPr>
    </w:pPr>
    <w:rPr>
      <w:lang w:val="en-GB"/>
    </w:rPr>
  </w:style>
  <w:style w:type="paragraph" w:styleId="Caption">
    <w:name w:val="caption"/>
    <w:basedOn w:val="Normal"/>
    <w:next w:val="Normal"/>
    <w:qFormat/>
    <w:pPr>
      <w:spacing w:before="120" w:after="120"/>
      <w:jc w:val="center"/>
    </w:pPr>
    <w:rPr>
      <w:b/>
    </w:rPr>
  </w:style>
  <w:style w:type="paragraph" w:styleId="BalloonText">
    <w:name w:val="Balloon Text"/>
    <w:basedOn w:val="Normal"/>
    <w:semiHidden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D8298E"/>
    <w:pPr>
      <w:shd w:val="clear" w:color="auto" w:fill="000080"/>
    </w:pPr>
    <w:rPr>
      <w:rFonts w:ascii="Tahoma" w:hAnsi="Tahoma" w:cs="Tahoma"/>
      <w:szCs w:val="20"/>
    </w:rPr>
  </w:style>
  <w:style w:type="character" w:styleId="Strong">
    <w:name w:val="Strong"/>
    <w:qFormat/>
    <w:rsid w:val="00707BA6"/>
    <w:rPr>
      <w:b/>
      <w:bCs/>
    </w:rPr>
  </w:style>
  <w:style w:type="table" w:styleId="TableGrid">
    <w:name w:val="Table Grid"/>
    <w:basedOn w:val="TableNormal"/>
    <w:rsid w:val="002E08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891F29"/>
    <w:pPr>
      <w:keepNext/>
      <w:keepLines/>
      <w:pageBreakBefore w:val="0"/>
      <w:widowControl/>
      <w:spacing w:after="0" w:line="259" w:lineRule="auto"/>
      <w:outlineLvl w:val="9"/>
    </w:pPr>
    <w:rPr>
      <w:rFonts w:ascii="Calibri Light" w:hAnsi="Calibri Light"/>
      <w:b w:val="0"/>
      <w:caps w:val="0"/>
      <w:color w:val="2E74B5"/>
      <w:kern w:val="0"/>
      <w:sz w:val="32"/>
      <w:szCs w:val="32"/>
    </w:rPr>
  </w:style>
  <w:style w:type="table" w:styleId="TableGrid3">
    <w:name w:val="Table Grid 3"/>
    <w:basedOn w:val="TableNormal"/>
    <w:rsid w:val="001161D2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odyText">
    <w:name w:val="Body Text"/>
    <w:basedOn w:val="Normal"/>
    <w:link w:val="BodyTextChar"/>
    <w:rsid w:val="00CC5FFD"/>
    <w:pPr>
      <w:spacing w:after="120"/>
    </w:pPr>
    <w:rPr>
      <w:rFonts w:ascii="Times New Roman" w:hAnsi="Times New Roman"/>
      <w:sz w:val="24"/>
      <w:szCs w:val="20"/>
      <w:lang w:bidi="ar-SA"/>
    </w:rPr>
  </w:style>
  <w:style w:type="character" w:customStyle="1" w:styleId="BodyTextChar">
    <w:name w:val="Body Text Char"/>
    <w:link w:val="BodyText"/>
    <w:rsid w:val="00CC5FFD"/>
    <w:rPr>
      <w:sz w:val="24"/>
    </w:rPr>
  </w:style>
  <w:style w:type="character" w:styleId="CommentReference">
    <w:name w:val="annotation reference"/>
    <w:rsid w:val="00136080"/>
    <w:rPr>
      <w:sz w:val="16"/>
      <w:szCs w:val="16"/>
    </w:rPr>
  </w:style>
  <w:style w:type="paragraph" w:styleId="CommentText">
    <w:name w:val="annotation text"/>
    <w:basedOn w:val="Normal"/>
    <w:link w:val="CommentTextChar"/>
    <w:rsid w:val="00136080"/>
    <w:rPr>
      <w:szCs w:val="20"/>
    </w:rPr>
  </w:style>
  <w:style w:type="character" w:customStyle="1" w:styleId="CommentTextChar">
    <w:name w:val="Comment Text Char"/>
    <w:link w:val="CommentText"/>
    <w:rsid w:val="00136080"/>
    <w:rPr>
      <w:rFonts w:ascii="Calibri" w:hAnsi="Calibri"/>
      <w:lang w:bidi="ur-PK"/>
    </w:rPr>
  </w:style>
  <w:style w:type="paragraph" w:styleId="CommentSubject">
    <w:name w:val="annotation subject"/>
    <w:basedOn w:val="CommentText"/>
    <w:next w:val="CommentText"/>
    <w:link w:val="CommentSubjectChar"/>
    <w:rsid w:val="00136080"/>
    <w:rPr>
      <w:b/>
      <w:bCs/>
    </w:rPr>
  </w:style>
  <w:style w:type="character" w:customStyle="1" w:styleId="CommentSubjectChar">
    <w:name w:val="Comment Subject Char"/>
    <w:link w:val="CommentSubject"/>
    <w:rsid w:val="00136080"/>
    <w:rPr>
      <w:rFonts w:ascii="Calibri" w:hAnsi="Calibri"/>
      <w:b/>
      <w:bCs/>
      <w:lang w:bidi="ur-PK"/>
    </w:rPr>
  </w:style>
  <w:style w:type="paragraph" w:styleId="ListParagraph">
    <w:name w:val="List Paragraph"/>
    <w:basedOn w:val="Normal"/>
    <w:uiPriority w:val="34"/>
    <w:qFormat/>
    <w:rsid w:val="00391B7B"/>
    <w:pPr>
      <w:ind w:left="720"/>
      <w:contextualSpacing/>
    </w:pPr>
  </w:style>
  <w:style w:type="paragraph" w:styleId="Revision">
    <w:name w:val="Revision"/>
    <w:hidden/>
    <w:uiPriority w:val="99"/>
    <w:semiHidden/>
    <w:rsid w:val="00860F2A"/>
    <w:rPr>
      <w:rFonts w:ascii="Calibri" w:hAnsi="Calibri"/>
      <w:szCs w:val="24"/>
      <w:lang w:bidi="ur-P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127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4.emf"/><Relationship Id="rId26" Type="http://schemas.openxmlformats.org/officeDocument/2006/relationships/image" Target="media/image8.emf"/><Relationship Id="rId39" Type="http://schemas.openxmlformats.org/officeDocument/2006/relationships/oleObject" Target="embeddings/oleObject16.bin"/><Relationship Id="rId3" Type="http://schemas.openxmlformats.org/officeDocument/2006/relationships/customXml" Target="../customXml/item3.xml"/><Relationship Id="rId21" Type="http://schemas.openxmlformats.org/officeDocument/2006/relationships/oleObject" Target="embeddings/oleObject6.bin"/><Relationship Id="rId34" Type="http://schemas.openxmlformats.org/officeDocument/2006/relationships/image" Target="media/image11.emf"/><Relationship Id="rId42" Type="http://schemas.openxmlformats.org/officeDocument/2006/relationships/image" Target="media/image15.emf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3.emf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5.emf"/><Relationship Id="rId29" Type="http://schemas.openxmlformats.org/officeDocument/2006/relationships/oleObject" Target="embeddings/oleObject11.bin"/><Relationship Id="rId41" Type="http://schemas.openxmlformats.org/officeDocument/2006/relationships/oleObject" Target="embeddings/oleObject17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24" Type="http://schemas.openxmlformats.org/officeDocument/2006/relationships/image" Target="media/image7.emf"/><Relationship Id="rId32" Type="http://schemas.openxmlformats.org/officeDocument/2006/relationships/image" Target="media/image10.emf"/><Relationship Id="rId37" Type="http://schemas.openxmlformats.org/officeDocument/2006/relationships/oleObject" Target="embeddings/oleObject15.bin"/><Relationship Id="rId40" Type="http://schemas.openxmlformats.org/officeDocument/2006/relationships/image" Target="media/image14.emf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oleObject" Target="embeddings/oleObject10.bin"/><Relationship Id="rId36" Type="http://schemas.openxmlformats.org/officeDocument/2006/relationships/image" Target="media/image12.emf"/><Relationship Id="rId49" Type="http://schemas.openxmlformats.org/officeDocument/2006/relationships/footer" Target="footer3.xml"/><Relationship Id="rId10" Type="http://schemas.openxmlformats.org/officeDocument/2006/relationships/endnotes" Target="endnotes.xml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2.bin"/><Relationship Id="rId44" Type="http://schemas.openxmlformats.org/officeDocument/2006/relationships/header" Target="header1.xml"/><Relationship Id="rId52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6.emf"/><Relationship Id="rId27" Type="http://schemas.openxmlformats.org/officeDocument/2006/relationships/oleObject" Target="embeddings/oleObject9.bin"/><Relationship Id="rId30" Type="http://schemas.openxmlformats.org/officeDocument/2006/relationships/image" Target="media/image9.emf"/><Relationship Id="rId35" Type="http://schemas.openxmlformats.org/officeDocument/2006/relationships/oleObject" Target="embeddings/oleObject14.bin"/><Relationship Id="rId43" Type="http://schemas.openxmlformats.org/officeDocument/2006/relationships/oleObject" Target="embeddings/oleObject18.bin"/><Relationship Id="rId48" Type="http://schemas.openxmlformats.org/officeDocument/2006/relationships/header" Target="header3.xml"/><Relationship Id="rId8" Type="http://schemas.openxmlformats.org/officeDocument/2006/relationships/webSettings" Target="webSettings.xml"/><Relationship Id="rId51" Type="http://schemas.microsoft.com/office/2011/relationships/people" Target="peop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76503A751F2B49816500A1D4503F72" ma:contentTypeVersion="0" ma:contentTypeDescription="Create a new document." ma:contentTypeScope="" ma:versionID="37deb97729d9ab30c43ca4bdca505e3d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0DF3F-2905-4B02-9975-638FCA073F6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D6805E4-E5A8-49B5-BAB9-043760DDE58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D8F32681-D8C9-4509-BCF3-F5A880F41C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10FBBA1A-808D-4F23-BD61-44B46E775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28</Pages>
  <Words>2918</Words>
  <Characters>16637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MDD Design Template V1.0</vt:lpstr>
    </vt:vector>
  </TitlesOfParts>
  <Company/>
  <LinksUpToDate>false</LinksUpToDate>
  <CharactersWithSpaces>19516</CharactersWithSpaces>
  <SharedDoc>false</SharedDoc>
  <HLinks>
    <vt:vector size="336" baseType="variant">
      <vt:variant>
        <vt:i4>1703990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_Toc406065281</vt:lpwstr>
      </vt:variant>
      <vt:variant>
        <vt:i4>1703990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_Toc406065280</vt:lpwstr>
      </vt:variant>
      <vt:variant>
        <vt:i4>1376310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_Toc406065279</vt:lpwstr>
      </vt:variant>
      <vt:variant>
        <vt:i4>1376310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_Toc406065278</vt:lpwstr>
      </vt:variant>
      <vt:variant>
        <vt:i4>1376310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_Toc406065277</vt:lpwstr>
      </vt:variant>
      <vt:variant>
        <vt:i4>1376310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_Toc406065276</vt:lpwstr>
      </vt:variant>
      <vt:variant>
        <vt:i4>1376310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_Toc406065275</vt:lpwstr>
      </vt:variant>
      <vt:variant>
        <vt:i4>1376310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_Toc406065274</vt:lpwstr>
      </vt:variant>
      <vt:variant>
        <vt:i4>1376310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_Toc406065273</vt:lpwstr>
      </vt:variant>
      <vt:variant>
        <vt:i4>1376310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_Toc406065272</vt:lpwstr>
      </vt:variant>
      <vt:variant>
        <vt:i4>1376310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_Toc406065271</vt:lpwstr>
      </vt:variant>
      <vt:variant>
        <vt:i4>1376310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_Toc406065270</vt:lpwstr>
      </vt:variant>
      <vt:variant>
        <vt:i4>1310774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_Toc406065269</vt:lpwstr>
      </vt:variant>
      <vt:variant>
        <vt:i4>1310774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_Toc406065268</vt:lpwstr>
      </vt:variant>
      <vt:variant>
        <vt:i4>1310774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_Toc406065267</vt:lpwstr>
      </vt:variant>
      <vt:variant>
        <vt:i4>1310774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_Toc406065266</vt:lpwstr>
      </vt:variant>
      <vt:variant>
        <vt:i4>1310774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_Toc406065265</vt:lpwstr>
      </vt:variant>
      <vt:variant>
        <vt:i4>1310774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_Toc406065264</vt:lpwstr>
      </vt:variant>
      <vt:variant>
        <vt:i4>1310774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_Toc406065263</vt:lpwstr>
      </vt:variant>
      <vt:variant>
        <vt:i4>1310774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_Toc406065262</vt:lpwstr>
      </vt:variant>
      <vt:variant>
        <vt:i4>1310774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_Toc406065261</vt:lpwstr>
      </vt:variant>
      <vt:variant>
        <vt:i4>1310774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_Toc406065260</vt:lpwstr>
      </vt:variant>
      <vt:variant>
        <vt:i4>1507382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_Toc406065259</vt:lpwstr>
      </vt:variant>
      <vt:variant>
        <vt:i4>1507382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_Toc406065258</vt:lpwstr>
      </vt:variant>
      <vt:variant>
        <vt:i4>1507382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_Toc406065257</vt:lpwstr>
      </vt:variant>
      <vt:variant>
        <vt:i4>1507382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_Toc406065256</vt:lpwstr>
      </vt:variant>
      <vt:variant>
        <vt:i4>1507382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_Toc406065255</vt:lpwstr>
      </vt:variant>
      <vt:variant>
        <vt:i4>1507382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_Toc406065254</vt:lpwstr>
      </vt:variant>
      <vt:variant>
        <vt:i4>1507382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_Toc406065253</vt:lpwstr>
      </vt:variant>
      <vt:variant>
        <vt:i4>1507382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_Toc406065252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_Toc406065251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_Toc406065250</vt:lpwstr>
      </vt:variant>
      <vt:variant>
        <vt:i4>1441846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_Toc406065249</vt:lpwstr>
      </vt:variant>
      <vt:variant>
        <vt:i4>1441846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_Toc406065248</vt:lpwstr>
      </vt:variant>
      <vt:variant>
        <vt:i4>1441846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_Toc406065247</vt:lpwstr>
      </vt:variant>
      <vt:variant>
        <vt:i4>1441846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_Toc406065246</vt:lpwstr>
      </vt:variant>
      <vt:variant>
        <vt:i4>1441846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_Toc406065245</vt:lpwstr>
      </vt:variant>
      <vt:variant>
        <vt:i4>1441846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_Toc406065244</vt:lpwstr>
      </vt:variant>
      <vt:variant>
        <vt:i4>1441846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_Toc406065243</vt:lpwstr>
      </vt:variant>
      <vt:variant>
        <vt:i4>1441846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_Toc406065242</vt:lpwstr>
      </vt:variant>
      <vt:variant>
        <vt:i4>1441846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_Toc406065241</vt:lpwstr>
      </vt:variant>
      <vt:variant>
        <vt:i4>1441846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_Toc406065240</vt:lpwstr>
      </vt:variant>
      <vt:variant>
        <vt:i4>1114166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_Toc406065239</vt:lpwstr>
      </vt:variant>
      <vt:variant>
        <vt:i4>1114166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_Toc406065238</vt:lpwstr>
      </vt:variant>
      <vt:variant>
        <vt:i4>1114166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_Toc406065237</vt:lpwstr>
      </vt:variant>
      <vt:variant>
        <vt:i4>1114166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_Toc406065236</vt:lpwstr>
      </vt:variant>
      <vt:variant>
        <vt:i4>1114166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_Toc406065235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_Toc406065234</vt:lpwstr>
      </vt:variant>
      <vt:variant>
        <vt:i4>1114166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_Toc406065233</vt:lpwstr>
      </vt:variant>
      <vt:variant>
        <vt:i4>1114166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_Toc406065232</vt:lpwstr>
      </vt:variant>
      <vt:variant>
        <vt:i4>1114166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_Toc406065231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_Toc406065230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_Toc406065229</vt:lpwstr>
      </vt:variant>
      <vt:variant>
        <vt:i4>1048630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_Toc406065228</vt:lpwstr>
      </vt:variant>
      <vt:variant>
        <vt:i4>1048630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_Toc406065227</vt:lpwstr>
      </vt:variant>
      <vt:variant>
        <vt:i4>1048630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_Toc406065226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MDD Design Template V1.0</dc:title>
  <dc:creator>Nexteer</dc:creator>
  <dc:description>version 1.0 dated 24-Dec-2013</dc:description>
  <cp:lastModifiedBy>Kevin Smith</cp:lastModifiedBy>
  <cp:revision>18</cp:revision>
  <cp:lastPrinted>2015-06-16T20:55:00Z</cp:lastPrinted>
  <dcterms:created xsi:type="dcterms:W3CDTF">2015-06-16T20:50:00Z</dcterms:created>
  <dcterms:modified xsi:type="dcterms:W3CDTF">2018-02-12T22:28:00Z</dcterms:modified>
</cp:coreProperties>
</file>