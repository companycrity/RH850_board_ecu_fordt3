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sz w:val="48"/>
          <w:szCs w:val="48"/>
        </w:rPr>
        <w:alias w:val="Title"/>
        <w:tag w:val=""/>
        <w:id w:val="-74908585"/>
        <w:placeholder>
          <w:docPart w:val="5D2202297D424B4EB3226EF40591920E"/>
        </w:placeholder>
        <w:dataBinding w:prefixMappings="xmlns:ns0='http://purl.org/dc/elements/1.1/' xmlns:ns1='http://schemas.openxmlformats.org/package/2006/metadata/core-properties' " w:xpath="/ns1:coreProperties[1]/ns0:title[1]" w:storeItemID="{6C3C8BC8-F283-45AE-878A-BAB7291924A1}"/>
        <w:text/>
      </w:sdtPr>
      <w:sdtEndPr/>
      <w:sdtContent>
        <w:p w:rsidR="00947A9A" w:rsidRDefault="00D229A6" w:rsidP="00665E4E">
          <w:pPr>
            <w:tabs>
              <w:tab w:val="left" w:pos="4320"/>
              <w:tab w:val="left" w:pos="8640"/>
            </w:tabs>
            <w:spacing w:before="1440" w:after="600"/>
            <w:jc w:val="center"/>
            <w:rPr>
              <w:b/>
              <w:sz w:val="48"/>
              <w:szCs w:val="48"/>
            </w:rPr>
          </w:pPr>
          <w:r>
            <w:rPr>
              <w:b/>
              <w:sz w:val="48"/>
              <w:szCs w:val="48"/>
            </w:rPr>
            <w:t>Module Design Document</w:t>
          </w:r>
        </w:p>
      </w:sdtContent>
    </w:sdt>
    <w:p w:rsidR="00D229A6" w:rsidRPr="00D229A6" w:rsidRDefault="00D229A6" w:rsidP="00D229A6">
      <w:pPr>
        <w:tabs>
          <w:tab w:val="left" w:pos="4320"/>
          <w:tab w:val="left" w:pos="8640"/>
        </w:tabs>
        <w:spacing w:after="0"/>
        <w:jc w:val="center"/>
        <w:rPr>
          <w:rFonts w:cs="Calibri"/>
          <w:b/>
          <w:sz w:val="48"/>
          <w:szCs w:val="48"/>
        </w:rPr>
      </w:pPr>
      <w:r w:rsidRPr="00D229A6">
        <w:rPr>
          <w:rFonts w:cs="Calibri"/>
          <w:b/>
          <w:sz w:val="48"/>
          <w:szCs w:val="48"/>
        </w:rPr>
        <w:t>For</w:t>
      </w:r>
    </w:p>
    <w:p w:rsidR="00D229A6" w:rsidRDefault="007C4A1B" w:rsidP="007E0373">
      <w:pPr>
        <w:tabs>
          <w:tab w:val="left" w:pos="4320"/>
          <w:tab w:val="left" w:pos="8640"/>
        </w:tabs>
        <w:spacing w:before="120" w:after="360"/>
        <w:jc w:val="center"/>
        <w:rPr>
          <w:b/>
          <w:sz w:val="36"/>
        </w:rPr>
      </w:pPr>
      <w:r>
        <w:rPr>
          <w:rFonts w:cs="Calibri"/>
          <w:b/>
          <w:sz w:val="48"/>
          <w:szCs w:val="48"/>
        </w:rPr>
        <w:fldChar w:fldCharType="begin"/>
      </w:r>
      <w:r>
        <w:rPr>
          <w:rFonts w:cs="Calibri"/>
          <w:b/>
          <w:sz w:val="48"/>
          <w:szCs w:val="48"/>
        </w:rPr>
        <w:instrText xml:space="preserve"> DOCPROPERTY  "Document Version"  \* MERGEFORMAT </w:instrText>
      </w:r>
      <w:r>
        <w:rPr>
          <w:rFonts w:cs="Calibri"/>
          <w:b/>
          <w:sz w:val="48"/>
          <w:szCs w:val="48"/>
        </w:rPr>
        <w:fldChar w:fldCharType="separate"/>
      </w:r>
      <w:r w:rsidR="005B0D1A">
        <w:rPr>
          <w:rFonts w:cs="Calibri"/>
          <w:b/>
          <w:sz w:val="48"/>
          <w:szCs w:val="48"/>
        </w:rPr>
        <w:t>SyncCrc</w:t>
      </w:r>
      <w:r>
        <w:rPr>
          <w:rFonts w:cs="Calibri"/>
          <w:b/>
          <w:sz w:val="48"/>
          <w:szCs w:val="48"/>
        </w:rPr>
        <w:fldChar w:fldCharType="end"/>
      </w:r>
    </w:p>
    <w:p w:rsidR="005E61CD" w:rsidRPr="007E0373" w:rsidRDefault="005E61CD" w:rsidP="007E0373">
      <w:pPr>
        <w:tabs>
          <w:tab w:val="left" w:pos="4320"/>
          <w:tab w:val="left" w:pos="8640"/>
        </w:tabs>
        <w:spacing w:before="120" w:after="360"/>
        <w:jc w:val="center"/>
        <w:rPr>
          <w:b/>
          <w:sz w:val="36"/>
        </w:rPr>
      </w:pPr>
    </w:p>
    <w:p w:rsidR="005E61CD" w:rsidRPr="007E0373" w:rsidRDefault="005E61CD" w:rsidP="007E0373">
      <w:pPr>
        <w:tabs>
          <w:tab w:val="left" w:pos="4320"/>
          <w:tab w:val="left" w:pos="8640"/>
        </w:tabs>
        <w:spacing w:before="120" w:after="360"/>
        <w:jc w:val="center"/>
        <w:rPr>
          <w:b/>
          <w:sz w:val="36"/>
        </w:rPr>
      </w:pPr>
      <w:r w:rsidRPr="007E0373">
        <w:rPr>
          <w:b/>
          <w:sz w:val="36"/>
        </w:rPr>
        <w:fldChar w:fldCharType="begin"/>
      </w:r>
      <w:r w:rsidRPr="007E0373">
        <w:rPr>
          <w:b/>
          <w:sz w:val="36"/>
        </w:rPr>
        <w:instrText xml:space="preserve"> DOCPROPERTY  "Release Date"  \* MERGEFORMAT </w:instrText>
      </w:r>
      <w:r w:rsidRPr="007E0373">
        <w:rPr>
          <w:b/>
          <w:sz w:val="36"/>
        </w:rPr>
        <w:fldChar w:fldCharType="separate"/>
      </w:r>
      <w:ins w:id="0" w:author="Kevin Smith" w:date="2017-07-05T11:05:00Z">
        <w:r w:rsidR="00EB57F7">
          <w:rPr>
            <w:b/>
            <w:sz w:val="36"/>
          </w:rPr>
          <w:t>July 5, 2017</w:t>
        </w:r>
      </w:ins>
      <w:del w:id="1" w:author="Kevin Smith" w:date="2017-07-05T11:05:00Z">
        <w:r w:rsidR="00250F0A" w:rsidDel="00EB57F7">
          <w:rPr>
            <w:b/>
            <w:sz w:val="36"/>
          </w:rPr>
          <w:delText>June 14, 2017</w:delText>
        </w:r>
      </w:del>
      <w:r w:rsidRPr="007E0373">
        <w:rPr>
          <w:b/>
          <w:sz w:val="36"/>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Prepared For:</w:t>
      </w:r>
    </w:p>
    <w:p w:rsidR="00AA61A8" w:rsidRPr="00A158C7" w:rsidRDefault="00F43F8E" w:rsidP="00DE23CE">
      <w:pPr>
        <w:tabs>
          <w:tab w:val="left" w:pos="4320"/>
          <w:tab w:val="left" w:pos="8640"/>
        </w:tabs>
        <w:jc w:val="center"/>
        <w:rPr>
          <w:b/>
          <w:sz w:val="24"/>
        </w:rPr>
      </w:pPr>
      <w:r>
        <w:rPr>
          <w:b/>
          <w:sz w:val="24"/>
        </w:rPr>
        <w:fldChar w:fldCharType="begin"/>
      </w:r>
      <w:r>
        <w:rPr>
          <w:b/>
          <w:sz w:val="24"/>
        </w:rPr>
        <w:instrText xml:space="preserve"> DOCPROPERTY  "Prepared for Group"  \* MERGEFORMAT </w:instrText>
      </w:r>
      <w:r>
        <w:rPr>
          <w:b/>
          <w:sz w:val="24"/>
        </w:rPr>
        <w:fldChar w:fldCharType="separate"/>
      </w:r>
      <w:r w:rsidR="005B0D1A">
        <w:rPr>
          <w:b/>
          <w:sz w:val="24"/>
        </w:rPr>
        <w:t>Software Engineering</w:t>
      </w:r>
      <w:r>
        <w:rPr>
          <w:b/>
          <w:sz w:val="24"/>
        </w:rPr>
        <w:fldChar w:fldCharType="end"/>
      </w:r>
    </w:p>
    <w:p w:rsidR="00DE23CE" w:rsidRPr="00A158C7" w:rsidRDefault="007E0373" w:rsidP="00DE23CE">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5B0D1A">
        <w:rPr>
          <w:b/>
          <w:sz w:val="24"/>
        </w:rPr>
        <w:t>Nexteer Automotive</w:t>
      </w:r>
      <w:r>
        <w:rPr>
          <w:b/>
          <w:sz w:val="24"/>
        </w:rPr>
        <w:fldChar w:fldCharType="end"/>
      </w:r>
      <w:r>
        <w:rPr>
          <w:b/>
          <w:sz w:val="24"/>
        </w:rPr>
        <w:t>,</w:t>
      </w:r>
    </w:p>
    <w:p w:rsidR="007E0373" w:rsidRDefault="007E0373">
      <w:pPr>
        <w:tabs>
          <w:tab w:val="left" w:pos="4320"/>
          <w:tab w:val="left" w:pos="8640"/>
        </w:tabs>
        <w:jc w:val="center"/>
        <w:rPr>
          <w:b/>
          <w:sz w:val="24"/>
        </w:rPr>
      </w:pPr>
      <w:r>
        <w:rPr>
          <w:b/>
          <w:sz w:val="24"/>
        </w:rPr>
        <w:fldChar w:fldCharType="begin"/>
      </w:r>
      <w:r>
        <w:rPr>
          <w:b/>
          <w:sz w:val="24"/>
        </w:rPr>
        <w:instrText xml:space="preserve"> DOCPROPERTY  Location  \* MERGEFORMAT </w:instrText>
      </w:r>
      <w:r>
        <w:rPr>
          <w:b/>
          <w:sz w:val="24"/>
        </w:rPr>
        <w:fldChar w:fldCharType="separate"/>
      </w:r>
      <w:r w:rsidR="005B0D1A">
        <w:rPr>
          <w:b/>
          <w:sz w:val="24"/>
        </w:rPr>
        <w:t>Saginaw, MI, USA</w:t>
      </w:r>
      <w:r>
        <w:rPr>
          <w:b/>
          <w:sz w:val="24"/>
        </w:rPr>
        <w:fldChar w:fldCharType="end"/>
      </w:r>
    </w:p>
    <w:p w:rsidR="00B81C1B" w:rsidRPr="00A158C7" w:rsidRDefault="00B81C1B" w:rsidP="007E0373">
      <w:pPr>
        <w:tabs>
          <w:tab w:val="left" w:pos="4320"/>
          <w:tab w:val="left" w:pos="8640"/>
        </w:tabs>
        <w:spacing w:before="960"/>
        <w:jc w:val="center"/>
        <w:rPr>
          <w:b/>
          <w:sz w:val="24"/>
        </w:rPr>
      </w:pPr>
      <w:r w:rsidRPr="00A158C7">
        <w:rPr>
          <w:b/>
          <w:sz w:val="24"/>
        </w:rPr>
        <w:t xml:space="preserve">Prepared By: </w:t>
      </w:r>
    </w:p>
    <w:p w:rsidR="00891F29" w:rsidRPr="00A158C7" w:rsidRDefault="0028321C" w:rsidP="00891F29">
      <w:pPr>
        <w:tabs>
          <w:tab w:val="left" w:pos="4320"/>
          <w:tab w:val="left" w:pos="8640"/>
        </w:tabs>
        <w:jc w:val="center"/>
        <w:rPr>
          <w:b/>
          <w:sz w:val="24"/>
        </w:rPr>
      </w:pPr>
      <w:r>
        <w:rPr>
          <w:b/>
          <w:sz w:val="24"/>
        </w:rPr>
        <w:t>Kevin Smith</w:t>
      </w:r>
      <w:r w:rsidR="00891F29" w:rsidRPr="00A158C7">
        <w:rPr>
          <w:b/>
          <w:sz w:val="24"/>
        </w:rPr>
        <w:t>,</w:t>
      </w:r>
    </w:p>
    <w:p w:rsidR="0091328D" w:rsidRPr="00A158C7" w:rsidRDefault="007E0373" w:rsidP="0091328D">
      <w:pPr>
        <w:tabs>
          <w:tab w:val="left" w:pos="4320"/>
          <w:tab w:val="left" w:pos="8640"/>
        </w:tabs>
        <w:jc w:val="center"/>
        <w:rPr>
          <w:b/>
          <w:sz w:val="24"/>
        </w:rPr>
      </w:pPr>
      <w:r>
        <w:rPr>
          <w:b/>
          <w:sz w:val="24"/>
        </w:rPr>
        <w:fldChar w:fldCharType="begin"/>
      </w:r>
      <w:r>
        <w:rPr>
          <w:b/>
          <w:sz w:val="24"/>
        </w:rPr>
        <w:instrText xml:space="preserve"> DOCPROPERTY  Company  \* MERGEFORMAT </w:instrText>
      </w:r>
      <w:r>
        <w:rPr>
          <w:b/>
          <w:sz w:val="24"/>
        </w:rPr>
        <w:fldChar w:fldCharType="separate"/>
      </w:r>
      <w:r w:rsidR="005B0D1A">
        <w:rPr>
          <w:b/>
          <w:sz w:val="24"/>
        </w:rPr>
        <w:t>Nexteer Automotive</w:t>
      </w:r>
      <w:r>
        <w:rPr>
          <w:b/>
          <w:sz w:val="24"/>
        </w:rPr>
        <w:fldChar w:fldCharType="end"/>
      </w:r>
      <w:r w:rsidR="00A365F0" w:rsidRPr="00A158C7">
        <w:rPr>
          <w:b/>
          <w:sz w:val="24"/>
        </w:rPr>
        <w:t>,</w:t>
      </w:r>
    </w:p>
    <w:p w:rsidR="00B81C1B" w:rsidRPr="006C2D7D" w:rsidRDefault="007E0373" w:rsidP="00480A9D">
      <w:pPr>
        <w:tabs>
          <w:tab w:val="left" w:pos="4320"/>
          <w:tab w:val="left" w:pos="8640"/>
        </w:tabs>
        <w:jc w:val="center"/>
        <w:rPr>
          <w:b/>
          <w:sz w:val="28"/>
          <w:szCs w:val="28"/>
          <w:u w:val="single"/>
        </w:rPr>
      </w:pPr>
      <w:r>
        <w:rPr>
          <w:b/>
          <w:sz w:val="24"/>
        </w:rPr>
        <w:fldChar w:fldCharType="begin"/>
      </w:r>
      <w:r>
        <w:rPr>
          <w:b/>
          <w:sz w:val="24"/>
        </w:rPr>
        <w:instrText xml:space="preserve"> DOCPROPERTY  Location  \* MERGEFORMAT </w:instrText>
      </w:r>
      <w:r>
        <w:rPr>
          <w:b/>
          <w:sz w:val="24"/>
        </w:rPr>
        <w:fldChar w:fldCharType="separate"/>
      </w:r>
      <w:r w:rsidR="005B0D1A">
        <w:rPr>
          <w:b/>
          <w:sz w:val="24"/>
        </w:rPr>
        <w:t>Saginaw, MI, USA</w:t>
      </w:r>
      <w:r>
        <w:rPr>
          <w:b/>
          <w:sz w:val="24"/>
        </w:rPr>
        <w:fldChar w:fldCharType="end"/>
      </w:r>
      <w:r w:rsidR="00B81C1B" w:rsidRPr="00A158C7">
        <w:rPr>
          <w:b/>
          <w:sz w:val="23"/>
        </w:rPr>
        <w:br w:type="page"/>
      </w:r>
      <w:r w:rsidR="00393DBF">
        <w:rPr>
          <w:b/>
          <w:sz w:val="28"/>
          <w:szCs w:val="28"/>
          <w:u w:val="single"/>
        </w:rPr>
        <w:lastRenderedPageBreak/>
        <w:t>Change</w:t>
      </w:r>
      <w:r w:rsidR="00B81C1B" w:rsidRPr="006C2D7D">
        <w:rPr>
          <w:b/>
          <w:sz w:val="28"/>
          <w:szCs w:val="28"/>
          <w:u w:val="single"/>
        </w:rPr>
        <w:t xml:space="preserve"> History</w:t>
      </w: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20"/>
        <w:gridCol w:w="2160"/>
        <w:gridCol w:w="1350"/>
        <w:gridCol w:w="1440"/>
        <w:gridCol w:w="1440"/>
      </w:tblGrid>
      <w:tr w:rsidR="00D229A6" w:rsidRPr="00AA38E8" w:rsidTr="00B758D2">
        <w:tc>
          <w:tcPr>
            <w:tcW w:w="2520" w:type="dxa"/>
          </w:tcPr>
          <w:p w:rsidR="00D229A6" w:rsidRPr="00AA38E8" w:rsidRDefault="00D229A6" w:rsidP="00D229A6">
            <w:pPr>
              <w:jc w:val="center"/>
              <w:rPr>
                <w:rFonts w:cs="Calibri"/>
                <w:b/>
              </w:rPr>
            </w:pPr>
            <w:bookmarkStart w:id="2" w:name="_Toc348792978"/>
            <w:bookmarkStart w:id="3" w:name="_Toc348793074"/>
            <w:bookmarkStart w:id="4" w:name="_Toc348793965"/>
            <w:bookmarkStart w:id="5" w:name="_Toc349459173"/>
            <w:bookmarkStart w:id="6" w:name="_Toc349621609"/>
            <w:r w:rsidRPr="00AA38E8">
              <w:rPr>
                <w:rFonts w:cs="Calibri"/>
                <w:b/>
              </w:rPr>
              <w:t>Description</w:t>
            </w:r>
          </w:p>
        </w:tc>
        <w:tc>
          <w:tcPr>
            <w:tcW w:w="2160" w:type="dxa"/>
          </w:tcPr>
          <w:p w:rsidR="00D229A6" w:rsidRPr="00AA38E8" w:rsidRDefault="00D229A6" w:rsidP="00D229A6">
            <w:pPr>
              <w:jc w:val="center"/>
              <w:rPr>
                <w:rFonts w:cs="Calibri"/>
                <w:b/>
              </w:rPr>
            </w:pPr>
            <w:r w:rsidRPr="00AA38E8">
              <w:rPr>
                <w:rFonts w:cs="Calibri"/>
                <w:b/>
              </w:rPr>
              <w:t>Author</w:t>
            </w:r>
          </w:p>
        </w:tc>
        <w:tc>
          <w:tcPr>
            <w:tcW w:w="1350" w:type="dxa"/>
          </w:tcPr>
          <w:p w:rsidR="00D229A6" w:rsidRPr="00AA38E8" w:rsidRDefault="00D229A6" w:rsidP="00D229A6">
            <w:pPr>
              <w:jc w:val="center"/>
              <w:rPr>
                <w:rFonts w:cs="Calibri"/>
                <w:b/>
              </w:rPr>
            </w:pPr>
            <w:r w:rsidRPr="00AA38E8">
              <w:rPr>
                <w:rFonts w:cs="Calibri"/>
                <w:b/>
              </w:rPr>
              <w:t>Version</w:t>
            </w:r>
          </w:p>
        </w:tc>
        <w:tc>
          <w:tcPr>
            <w:tcW w:w="1440" w:type="dxa"/>
          </w:tcPr>
          <w:p w:rsidR="00D229A6" w:rsidRPr="00AA38E8" w:rsidRDefault="00D229A6" w:rsidP="00D229A6">
            <w:pPr>
              <w:jc w:val="center"/>
              <w:rPr>
                <w:rFonts w:cs="Calibri"/>
                <w:b/>
              </w:rPr>
            </w:pPr>
            <w:r w:rsidRPr="00AA38E8">
              <w:rPr>
                <w:rFonts w:cs="Calibri"/>
                <w:b/>
              </w:rPr>
              <w:t>Date</w:t>
            </w:r>
          </w:p>
        </w:tc>
        <w:tc>
          <w:tcPr>
            <w:tcW w:w="1440" w:type="dxa"/>
          </w:tcPr>
          <w:p w:rsidR="00D229A6" w:rsidRPr="00AA38E8" w:rsidRDefault="00D229A6" w:rsidP="00D229A6">
            <w:pPr>
              <w:jc w:val="center"/>
              <w:rPr>
                <w:rFonts w:cs="Calibri"/>
                <w:b/>
              </w:rPr>
            </w:pPr>
            <w:r>
              <w:rPr>
                <w:rFonts w:cs="Calibri"/>
                <w:b/>
              </w:rPr>
              <w:t>Approved By</w:t>
            </w:r>
          </w:p>
        </w:tc>
      </w:tr>
      <w:tr w:rsidR="0028321C" w:rsidRPr="00AA38E8" w:rsidTr="00B758D2">
        <w:tc>
          <w:tcPr>
            <w:tcW w:w="2520" w:type="dxa"/>
          </w:tcPr>
          <w:p w:rsidR="0028321C" w:rsidRPr="00AA38E8" w:rsidRDefault="0028321C" w:rsidP="0028321C">
            <w:pPr>
              <w:rPr>
                <w:rFonts w:cs="Calibri"/>
              </w:rPr>
            </w:pPr>
            <w:r>
              <w:rPr>
                <w:rFonts w:cs="Calibri"/>
              </w:rPr>
              <w:t>Initial Version</w:t>
            </w:r>
          </w:p>
        </w:tc>
        <w:tc>
          <w:tcPr>
            <w:tcW w:w="2160" w:type="dxa"/>
          </w:tcPr>
          <w:p w:rsidR="0028321C" w:rsidRPr="00AA38E8" w:rsidRDefault="0028321C" w:rsidP="0028321C">
            <w:pPr>
              <w:rPr>
                <w:rFonts w:cs="Calibri"/>
              </w:rPr>
            </w:pPr>
            <w:r>
              <w:rPr>
                <w:rFonts w:cs="Calibri"/>
              </w:rPr>
              <w:t>K. Smith</w:t>
            </w:r>
          </w:p>
        </w:tc>
        <w:tc>
          <w:tcPr>
            <w:tcW w:w="1350" w:type="dxa"/>
          </w:tcPr>
          <w:p w:rsidR="0028321C" w:rsidRPr="00AA38E8" w:rsidRDefault="0028321C" w:rsidP="0028321C">
            <w:pPr>
              <w:jc w:val="center"/>
              <w:rPr>
                <w:rFonts w:cs="Calibri"/>
              </w:rPr>
            </w:pPr>
            <w:r>
              <w:rPr>
                <w:rFonts w:cs="Calibri"/>
              </w:rPr>
              <w:t>1</w:t>
            </w:r>
          </w:p>
        </w:tc>
        <w:tc>
          <w:tcPr>
            <w:tcW w:w="1440" w:type="dxa"/>
          </w:tcPr>
          <w:p w:rsidR="0028321C" w:rsidRPr="00AA38E8" w:rsidRDefault="0028321C" w:rsidP="0028321C">
            <w:pPr>
              <w:jc w:val="center"/>
              <w:rPr>
                <w:rFonts w:cs="Calibri"/>
              </w:rPr>
            </w:pPr>
            <w:r>
              <w:rPr>
                <w:rFonts w:cs="Calibri"/>
              </w:rPr>
              <w:t>07-Oct-15</w:t>
            </w:r>
          </w:p>
        </w:tc>
        <w:tc>
          <w:tcPr>
            <w:tcW w:w="1440" w:type="dxa"/>
          </w:tcPr>
          <w:p w:rsidR="0028321C" w:rsidRPr="00AA38E8" w:rsidRDefault="0028321C" w:rsidP="0028321C">
            <w:pPr>
              <w:rPr>
                <w:rFonts w:cs="Calibri"/>
              </w:rPr>
            </w:pPr>
          </w:p>
        </w:tc>
      </w:tr>
      <w:tr w:rsidR="0028321C" w:rsidRPr="00AA38E8" w:rsidTr="00B758D2">
        <w:tc>
          <w:tcPr>
            <w:tcW w:w="2520" w:type="dxa"/>
          </w:tcPr>
          <w:p w:rsidR="0028321C" w:rsidRDefault="0028321C" w:rsidP="0028321C">
            <w:pPr>
              <w:rPr>
                <w:rFonts w:cs="Calibri"/>
              </w:rPr>
            </w:pPr>
            <w:r>
              <w:rPr>
                <w:rFonts w:cs="Calibri"/>
              </w:rPr>
              <w:t>Updates to meet the Rev1 of the FDD</w:t>
            </w:r>
          </w:p>
        </w:tc>
        <w:tc>
          <w:tcPr>
            <w:tcW w:w="2160" w:type="dxa"/>
          </w:tcPr>
          <w:p w:rsidR="0028321C" w:rsidRDefault="0028321C" w:rsidP="0028321C">
            <w:pPr>
              <w:rPr>
                <w:rFonts w:cs="Calibri"/>
              </w:rPr>
            </w:pPr>
            <w:r>
              <w:rPr>
                <w:rFonts w:cs="Calibri"/>
              </w:rPr>
              <w:t>K. Smith</w:t>
            </w:r>
          </w:p>
        </w:tc>
        <w:tc>
          <w:tcPr>
            <w:tcW w:w="1350" w:type="dxa"/>
          </w:tcPr>
          <w:p w:rsidR="0028321C" w:rsidRDefault="0028321C" w:rsidP="0028321C">
            <w:pPr>
              <w:jc w:val="center"/>
              <w:rPr>
                <w:rFonts w:cs="Calibri"/>
              </w:rPr>
            </w:pPr>
            <w:r>
              <w:rPr>
                <w:rFonts w:cs="Calibri"/>
              </w:rPr>
              <w:t>2</w:t>
            </w:r>
          </w:p>
        </w:tc>
        <w:tc>
          <w:tcPr>
            <w:tcW w:w="1440" w:type="dxa"/>
          </w:tcPr>
          <w:p w:rsidR="0028321C" w:rsidRDefault="0028321C" w:rsidP="0084406F">
            <w:pPr>
              <w:jc w:val="center"/>
              <w:rPr>
                <w:rFonts w:cs="Calibri"/>
              </w:rPr>
            </w:pPr>
            <w:r>
              <w:rPr>
                <w:rFonts w:cs="Calibri"/>
              </w:rPr>
              <w:t>1</w:t>
            </w:r>
            <w:r w:rsidR="0084406F">
              <w:rPr>
                <w:rFonts w:cs="Calibri"/>
              </w:rPr>
              <w:t>1</w:t>
            </w:r>
            <w:r>
              <w:rPr>
                <w:rFonts w:cs="Calibri"/>
              </w:rPr>
              <w:t>-</w:t>
            </w:r>
            <w:r w:rsidR="0084406F">
              <w:rPr>
                <w:rFonts w:cs="Calibri"/>
              </w:rPr>
              <w:t>Jan</w:t>
            </w:r>
            <w:r>
              <w:rPr>
                <w:rFonts w:cs="Calibri"/>
              </w:rPr>
              <w:t>-1</w:t>
            </w:r>
            <w:r w:rsidR="0084406F">
              <w:rPr>
                <w:rFonts w:cs="Calibri"/>
              </w:rPr>
              <w:t>6</w:t>
            </w:r>
          </w:p>
        </w:tc>
        <w:tc>
          <w:tcPr>
            <w:tcW w:w="1440" w:type="dxa"/>
          </w:tcPr>
          <w:p w:rsidR="0028321C" w:rsidRPr="00AA38E8" w:rsidRDefault="0028321C" w:rsidP="0028321C">
            <w:pPr>
              <w:rPr>
                <w:rFonts w:cs="Calibri"/>
              </w:rPr>
            </w:pPr>
          </w:p>
        </w:tc>
      </w:tr>
      <w:tr w:rsidR="005B0D1A" w:rsidRPr="00AA38E8" w:rsidTr="00B758D2">
        <w:tc>
          <w:tcPr>
            <w:tcW w:w="2520" w:type="dxa"/>
          </w:tcPr>
          <w:p w:rsidR="005B0D1A" w:rsidRDefault="005B0D1A" w:rsidP="0028321C">
            <w:pPr>
              <w:rPr>
                <w:rFonts w:cs="Calibri"/>
              </w:rPr>
            </w:pPr>
            <w:r>
              <w:rPr>
                <w:rFonts w:cs="Calibri"/>
              </w:rPr>
              <w:t>Updates to support OS version and hardware differences</w:t>
            </w:r>
          </w:p>
        </w:tc>
        <w:tc>
          <w:tcPr>
            <w:tcW w:w="2160" w:type="dxa"/>
          </w:tcPr>
          <w:p w:rsidR="005B0D1A" w:rsidRDefault="005B0D1A" w:rsidP="0028321C">
            <w:pPr>
              <w:rPr>
                <w:rFonts w:cs="Calibri"/>
              </w:rPr>
            </w:pPr>
            <w:r>
              <w:rPr>
                <w:rFonts w:cs="Calibri"/>
              </w:rPr>
              <w:t>K. Smith</w:t>
            </w:r>
          </w:p>
        </w:tc>
        <w:tc>
          <w:tcPr>
            <w:tcW w:w="1350" w:type="dxa"/>
          </w:tcPr>
          <w:p w:rsidR="005B0D1A" w:rsidRDefault="005B0D1A" w:rsidP="0028321C">
            <w:pPr>
              <w:jc w:val="center"/>
              <w:rPr>
                <w:rFonts w:cs="Calibri"/>
              </w:rPr>
            </w:pPr>
            <w:r>
              <w:rPr>
                <w:rFonts w:cs="Calibri"/>
              </w:rPr>
              <w:t>3</w:t>
            </w:r>
          </w:p>
        </w:tc>
        <w:tc>
          <w:tcPr>
            <w:tcW w:w="1440" w:type="dxa"/>
          </w:tcPr>
          <w:p w:rsidR="005B0D1A" w:rsidRDefault="00250F0A" w:rsidP="0084406F">
            <w:pPr>
              <w:jc w:val="center"/>
              <w:rPr>
                <w:rFonts w:cs="Calibri"/>
              </w:rPr>
            </w:pPr>
            <w:r>
              <w:rPr>
                <w:rFonts w:cs="Calibri"/>
              </w:rPr>
              <w:t>14</w:t>
            </w:r>
            <w:r w:rsidR="005B0D1A">
              <w:rPr>
                <w:rFonts w:cs="Calibri"/>
              </w:rPr>
              <w:t>-Jun-17</w:t>
            </w:r>
          </w:p>
        </w:tc>
        <w:tc>
          <w:tcPr>
            <w:tcW w:w="1440" w:type="dxa"/>
          </w:tcPr>
          <w:p w:rsidR="005B0D1A" w:rsidRPr="00AA38E8" w:rsidRDefault="005B0D1A" w:rsidP="0028321C">
            <w:pPr>
              <w:rPr>
                <w:rFonts w:cs="Calibri"/>
              </w:rPr>
            </w:pPr>
          </w:p>
        </w:tc>
      </w:tr>
      <w:tr w:rsidR="00EB57F7" w:rsidRPr="00AA38E8" w:rsidTr="00B758D2">
        <w:trPr>
          <w:ins w:id="7" w:author="Kevin Smith" w:date="2017-07-05T11:05:00Z"/>
        </w:trPr>
        <w:tc>
          <w:tcPr>
            <w:tcW w:w="2520" w:type="dxa"/>
          </w:tcPr>
          <w:p w:rsidR="00EB57F7" w:rsidRDefault="00EB57F7" w:rsidP="0028321C">
            <w:pPr>
              <w:rPr>
                <w:ins w:id="8" w:author="Kevin Smith" w:date="2017-07-05T11:05:00Z"/>
                <w:rFonts w:cs="Calibri"/>
              </w:rPr>
            </w:pPr>
            <w:ins w:id="9" w:author="Kevin Smith" w:date="2017-07-05T11:05:00Z">
              <w:r>
                <w:rPr>
                  <w:rFonts w:cs="Calibri"/>
                </w:rPr>
                <w:t>Updates for anomaly EA4#13207</w:t>
              </w:r>
            </w:ins>
          </w:p>
        </w:tc>
        <w:tc>
          <w:tcPr>
            <w:tcW w:w="2160" w:type="dxa"/>
          </w:tcPr>
          <w:p w:rsidR="00EB57F7" w:rsidRDefault="00EB57F7" w:rsidP="0028321C">
            <w:pPr>
              <w:rPr>
                <w:ins w:id="10" w:author="Kevin Smith" w:date="2017-07-05T11:05:00Z"/>
                <w:rFonts w:cs="Calibri"/>
              </w:rPr>
            </w:pPr>
            <w:ins w:id="11" w:author="Kevin Smith" w:date="2017-07-05T11:05:00Z">
              <w:r>
                <w:rPr>
                  <w:rFonts w:cs="Calibri"/>
                </w:rPr>
                <w:t>K. Smith</w:t>
              </w:r>
            </w:ins>
          </w:p>
        </w:tc>
        <w:tc>
          <w:tcPr>
            <w:tcW w:w="1350" w:type="dxa"/>
          </w:tcPr>
          <w:p w:rsidR="00EB57F7" w:rsidRDefault="00EB57F7" w:rsidP="0028321C">
            <w:pPr>
              <w:jc w:val="center"/>
              <w:rPr>
                <w:ins w:id="12" w:author="Kevin Smith" w:date="2017-07-05T11:05:00Z"/>
                <w:rFonts w:cs="Calibri"/>
              </w:rPr>
            </w:pPr>
            <w:ins w:id="13" w:author="Kevin Smith" w:date="2017-07-05T11:05:00Z">
              <w:r>
                <w:rPr>
                  <w:rFonts w:cs="Calibri"/>
                </w:rPr>
                <w:t>4</w:t>
              </w:r>
            </w:ins>
          </w:p>
        </w:tc>
        <w:tc>
          <w:tcPr>
            <w:tcW w:w="1440" w:type="dxa"/>
          </w:tcPr>
          <w:p w:rsidR="00EB57F7" w:rsidRDefault="00EB57F7" w:rsidP="0084406F">
            <w:pPr>
              <w:jc w:val="center"/>
              <w:rPr>
                <w:ins w:id="14" w:author="Kevin Smith" w:date="2017-07-05T11:05:00Z"/>
                <w:rFonts w:cs="Calibri"/>
              </w:rPr>
            </w:pPr>
            <w:ins w:id="15" w:author="Kevin Smith" w:date="2017-07-05T11:05:00Z">
              <w:r>
                <w:rPr>
                  <w:rFonts w:cs="Calibri"/>
                </w:rPr>
                <w:t>05-Jul-17</w:t>
              </w:r>
            </w:ins>
          </w:p>
        </w:tc>
        <w:tc>
          <w:tcPr>
            <w:tcW w:w="1440" w:type="dxa"/>
          </w:tcPr>
          <w:p w:rsidR="00EB57F7" w:rsidRPr="00AA38E8" w:rsidRDefault="00EB57F7" w:rsidP="0028321C">
            <w:pPr>
              <w:rPr>
                <w:ins w:id="16" w:author="Kevin Smith" w:date="2017-07-05T11:05:00Z"/>
                <w:rFonts w:cs="Calibri"/>
              </w:rPr>
            </w:pPr>
          </w:p>
        </w:tc>
      </w:tr>
    </w:tbl>
    <w:p w:rsidR="0060359A" w:rsidRDefault="0060359A">
      <w:pPr>
        <w:spacing w:after="0"/>
        <w:rPr>
          <w:b/>
          <w:sz w:val="28"/>
          <w:szCs w:val="28"/>
          <w:u w:val="single"/>
        </w:rPr>
      </w:pPr>
    </w:p>
    <w:p w:rsidR="0028321C" w:rsidRDefault="0028321C">
      <w:pPr>
        <w:spacing w:after="0"/>
        <w:rPr>
          <w:b/>
          <w:sz w:val="28"/>
          <w:szCs w:val="28"/>
          <w:u w:val="single"/>
        </w:rPr>
      </w:pPr>
      <w:r>
        <w:rPr>
          <w:b/>
          <w:sz w:val="28"/>
          <w:szCs w:val="28"/>
          <w:u w:val="single"/>
        </w:rPr>
        <w:br w:type="page"/>
      </w:r>
    </w:p>
    <w:p w:rsidR="0082092D" w:rsidRDefault="00891F29">
      <w:pPr>
        <w:pStyle w:val="TOC1"/>
        <w:rPr>
          <w:sz w:val="32"/>
          <w:szCs w:val="32"/>
          <w:u w:val="single"/>
        </w:rPr>
      </w:pPr>
      <w:r w:rsidRPr="00C728E9">
        <w:rPr>
          <w:sz w:val="32"/>
          <w:szCs w:val="32"/>
          <w:u w:val="single"/>
        </w:rPr>
        <w:lastRenderedPageBreak/>
        <w:t>Table of Contents</w:t>
      </w:r>
    </w:p>
    <w:p w:rsidR="00E34863" w:rsidRDefault="00E16D14">
      <w:pPr>
        <w:pStyle w:val="TOC1"/>
        <w:rPr>
          <w:rFonts w:eastAsiaTheme="minorEastAsia"/>
          <w:b w:val="0"/>
          <w:color w:val="auto"/>
          <w:kern w:val="0"/>
          <w:sz w:val="22"/>
          <w:szCs w:val="22"/>
          <w:lang w:val="en-US"/>
        </w:rPr>
      </w:pPr>
      <w:r>
        <w:rPr>
          <w:caps/>
          <w:sz w:val="32"/>
          <w:szCs w:val="32"/>
        </w:rPr>
        <w:fldChar w:fldCharType="begin"/>
      </w:r>
      <w:r w:rsidRPr="00C728E9">
        <w:rPr>
          <w:caps/>
          <w:sz w:val="32"/>
          <w:szCs w:val="32"/>
        </w:rPr>
        <w:instrText xml:space="preserve"> TOC \o "2-3" \h \z \t "Heading 1,1,Heading 7,1" </w:instrText>
      </w:r>
      <w:r>
        <w:rPr>
          <w:caps/>
          <w:sz w:val="32"/>
          <w:szCs w:val="32"/>
        </w:rPr>
        <w:fldChar w:fldCharType="separate"/>
      </w:r>
      <w:hyperlink w:anchor="_Toc485325396" w:history="1">
        <w:r w:rsidR="00E34863" w:rsidRPr="00C15FFE">
          <w:rPr>
            <w:rStyle w:val="Hyperlink"/>
          </w:rPr>
          <w:t>1</w:t>
        </w:r>
        <w:r w:rsidR="00E34863">
          <w:rPr>
            <w:rFonts w:eastAsiaTheme="minorEastAsia"/>
            <w:b w:val="0"/>
            <w:color w:val="auto"/>
            <w:kern w:val="0"/>
            <w:sz w:val="22"/>
            <w:szCs w:val="22"/>
            <w:lang w:val="en-US"/>
          </w:rPr>
          <w:tab/>
        </w:r>
        <w:r w:rsidR="00E34863" w:rsidRPr="00C15FFE">
          <w:rPr>
            <w:rStyle w:val="Hyperlink"/>
          </w:rPr>
          <w:t>Introduction</w:t>
        </w:r>
        <w:r w:rsidR="00E34863">
          <w:rPr>
            <w:webHidden/>
          </w:rPr>
          <w:tab/>
        </w:r>
        <w:r w:rsidR="00E34863">
          <w:rPr>
            <w:webHidden/>
          </w:rPr>
          <w:fldChar w:fldCharType="begin"/>
        </w:r>
        <w:r w:rsidR="00E34863">
          <w:rPr>
            <w:webHidden/>
          </w:rPr>
          <w:instrText xml:space="preserve"> PAGEREF _Toc485325396 \h </w:instrText>
        </w:r>
        <w:r w:rsidR="00E34863">
          <w:rPr>
            <w:webHidden/>
          </w:rPr>
        </w:r>
        <w:r w:rsidR="00E34863">
          <w:rPr>
            <w:webHidden/>
          </w:rPr>
          <w:fldChar w:fldCharType="separate"/>
        </w:r>
        <w:r w:rsidR="00E34863">
          <w:rPr>
            <w:webHidden/>
          </w:rPr>
          <w:t>5</w:t>
        </w:r>
        <w:r w:rsidR="00E34863">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397" w:history="1">
        <w:r w:rsidRPr="00C15FFE">
          <w:rPr>
            <w:rStyle w:val="Hyperlink"/>
          </w:rPr>
          <w:t>1.1</w:t>
        </w:r>
        <w:r>
          <w:rPr>
            <w:rFonts w:asciiTheme="minorHAnsi" w:eastAsiaTheme="minorEastAsia" w:hAnsiTheme="minorHAnsi"/>
            <w:color w:val="auto"/>
            <w:kern w:val="0"/>
            <w:szCs w:val="22"/>
          </w:rPr>
          <w:tab/>
        </w:r>
        <w:r w:rsidRPr="00C15FFE">
          <w:rPr>
            <w:rStyle w:val="Hyperlink"/>
          </w:rPr>
          <w:t>Purpose</w:t>
        </w:r>
        <w:r>
          <w:rPr>
            <w:webHidden/>
          </w:rPr>
          <w:tab/>
        </w:r>
        <w:r>
          <w:rPr>
            <w:webHidden/>
          </w:rPr>
          <w:fldChar w:fldCharType="begin"/>
        </w:r>
        <w:r>
          <w:rPr>
            <w:webHidden/>
          </w:rPr>
          <w:instrText xml:space="preserve"> PAGEREF _Toc485325397 \h </w:instrText>
        </w:r>
        <w:r>
          <w:rPr>
            <w:webHidden/>
          </w:rPr>
        </w:r>
        <w:r>
          <w:rPr>
            <w:webHidden/>
          </w:rPr>
          <w:fldChar w:fldCharType="separate"/>
        </w:r>
        <w:r>
          <w:rPr>
            <w:webHidden/>
          </w:rPr>
          <w:t>5</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398" w:history="1">
        <w:r w:rsidRPr="00C15FFE">
          <w:rPr>
            <w:rStyle w:val="Hyperlink"/>
          </w:rPr>
          <w:t>1.2</w:t>
        </w:r>
        <w:r>
          <w:rPr>
            <w:rFonts w:asciiTheme="minorHAnsi" w:eastAsiaTheme="minorEastAsia" w:hAnsiTheme="minorHAnsi"/>
            <w:color w:val="auto"/>
            <w:kern w:val="0"/>
            <w:szCs w:val="22"/>
          </w:rPr>
          <w:tab/>
        </w:r>
        <w:r w:rsidRPr="00C15FFE">
          <w:rPr>
            <w:rStyle w:val="Hyperlink"/>
          </w:rPr>
          <w:t>Scope</w:t>
        </w:r>
        <w:r>
          <w:rPr>
            <w:webHidden/>
          </w:rPr>
          <w:tab/>
        </w:r>
        <w:r>
          <w:rPr>
            <w:webHidden/>
          </w:rPr>
          <w:fldChar w:fldCharType="begin"/>
        </w:r>
        <w:r>
          <w:rPr>
            <w:webHidden/>
          </w:rPr>
          <w:instrText xml:space="preserve"> PAGEREF _Toc485325398 \h </w:instrText>
        </w:r>
        <w:r>
          <w:rPr>
            <w:webHidden/>
          </w:rPr>
        </w:r>
        <w:r>
          <w:rPr>
            <w:webHidden/>
          </w:rPr>
          <w:fldChar w:fldCharType="separate"/>
        </w:r>
        <w:r>
          <w:rPr>
            <w:webHidden/>
          </w:rPr>
          <w:t>5</w:t>
        </w:r>
        <w:r>
          <w:rPr>
            <w:webHidden/>
          </w:rPr>
          <w:fldChar w:fldCharType="end"/>
        </w:r>
      </w:hyperlink>
    </w:p>
    <w:p w:rsidR="00E34863" w:rsidRDefault="00E34863">
      <w:pPr>
        <w:pStyle w:val="TOC1"/>
        <w:rPr>
          <w:rFonts w:eastAsiaTheme="minorEastAsia"/>
          <w:b w:val="0"/>
          <w:color w:val="auto"/>
          <w:kern w:val="0"/>
          <w:sz w:val="22"/>
          <w:szCs w:val="22"/>
          <w:lang w:val="en-US"/>
        </w:rPr>
      </w:pPr>
      <w:hyperlink w:anchor="_Toc485325399" w:history="1">
        <w:r w:rsidRPr="00C15FFE">
          <w:rPr>
            <w:rStyle w:val="Hyperlink"/>
            <w:rFonts w:ascii="Calibri" w:hAnsi="Calibri" w:cs="Calibri"/>
          </w:rPr>
          <w:t>2</w:t>
        </w:r>
        <w:r>
          <w:rPr>
            <w:rFonts w:eastAsiaTheme="minorEastAsia"/>
            <w:b w:val="0"/>
            <w:color w:val="auto"/>
            <w:kern w:val="0"/>
            <w:sz w:val="22"/>
            <w:szCs w:val="22"/>
            <w:lang w:val="en-US"/>
          </w:rPr>
          <w:tab/>
        </w:r>
        <w:r w:rsidRPr="00C15FFE">
          <w:rPr>
            <w:rStyle w:val="Hyperlink"/>
            <w:rFonts w:ascii="Calibri" w:hAnsi="Calibri" w:cs="Calibri"/>
          </w:rPr>
          <w:t>SyncCrc &amp; High-Level Description</w:t>
        </w:r>
        <w:r>
          <w:rPr>
            <w:webHidden/>
          </w:rPr>
          <w:tab/>
        </w:r>
        <w:r>
          <w:rPr>
            <w:webHidden/>
          </w:rPr>
          <w:fldChar w:fldCharType="begin"/>
        </w:r>
        <w:r>
          <w:rPr>
            <w:webHidden/>
          </w:rPr>
          <w:instrText xml:space="preserve"> PAGEREF _Toc485325399 \h </w:instrText>
        </w:r>
        <w:r>
          <w:rPr>
            <w:webHidden/>
          </w:rPr>
        </w:r>
        <w:r>
          <w:rPr>
            <w:webHidden/>
          </w:rPr>
          <w:fldChar w:fldCharType="separate"/>
        </w:r>
        <w:r>
          <w:rPr>
            <w:webHidden/>
          </w:rPr>
          <w:t>6</w:t>
        </w:r>
        <w:r>
          <w:rPr>
            <w:webHidden/>
          </w:rPr>
          <w:fldChar w:fldCharType="end"/>
        </w:r>
      </w:hyperlink>
    </w:p>
    <w:p w:rsidR="00E34863" w:rsidRDefault="00E34863">
      <w:pPr>
        <w:pStyle w:val="TOC1"/>
        <w:rPr>
          <w:rFonts w:eastAsiaTheme="minorEastAsia"/>
          <w:b w:val="0"/>
          <w:color w:val="auto"/>
          <w:kern w:val="0"/>
          <w:sz w:val="22"/>
          <w:szCs w:val="22"/>
          <w:lang w:val="en-US"/>
        </w:rPr>
      </w:pPr>
      <w:hyperlink w:anchor="_Toc485325400" w:history="1">
        <w:r w:rsidRPr="00C15FFE">
          <w:rPr>
            <w:rStyle w:val="Hyperlink"/>
            <w:rFonts w:ascii="Calibri" w:hAnsi="Calibri" w:cs="Calibri"/>
          </w:rPr>
          <w:t>3</w:t>
        </w:r>
        <w:r>
          <w:rPr>
            <w:rFonts w:eastAsiaTheme="minorEastAsia"/>
            <w:b w:val="0"/>
            <w:color w:val="auto"/>
            <w:kern w:val="0"/>
            <w:sz w:val="22"/>
            <w:szCs w:val="22"/>
            <w:lang w:val="en-US"/>
          </w:rPr>
          <w:tab/>
        </w:r>
        <w:r w:rsidRPr="00C15FFE">
          <w:rPr>
            <w:rStyle w:val="Hyperlink"/>
            <w:rFonts w:ascii="Calibri" w:hAnsi="Calibri" w:cs="Calibri"/>
          </w:rPr>
          <w:t>Design details of software module</w:t>
        </w:r>
        <w:r>
          <w:rPr>
            <w:webHidden/>
          </w:rPr>
          <w:tab/>
        </w:r>
        <w:r>
          <w:rPr>
            <w:webHidden/>
          </w:rPr>
          <w:fldChar w:fldCharType="begin"/>
        </w:r>
        <w:r>
          <w:rPr>
            <w:webHidden/>
          </w:rPr>
          <w:instrText xml:space="preserve"> PAGEREF _Toc485325400 \h </w:instrText>
        </w:r>
        <w:r>
          <w:rPr>
            <w:webHidden/>
          </w:rPr>
        </w:r>
        <w:r>
          <w:rPr>
            <w:webHidden/>
          </w:rPr>
          <w:fldChar w:fldCharType="separate"/>
        </w:r>
        <w:r>
          <w:rPr>
            <w:webHidden/>
          </w:rPr>
          <w:t>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01" w:history="1">
        <w:r w:rsidRPr="00C15FFE">
          <w:rPr>
            <w:rStyle w:val="Hyperlink"/>
            <w:rFonts w:cs="Calibri"/>
          </w:rPr>
          <w:t>3.1</w:t>
        </w:r>
        <w:r>
          <w:rPr>
            <w:rFonts w:asciiTheme="minorHAnsi" w:eastAsiaTheme="minorEastAsia" w:hAnsiTheme="minorHAnsi"/>
            <w:color w:val="auto"/>
            <w:kern w:val="0"/>
            <w:szCs w:val="22"/>
          </w:rPr>
          <w:tab/>
        </w:r>
        <w:r w:rsidRPr="00C15FFE">
          <w:rPr>
            <w:rStyle w:val="Hyperlink"/>
          </w:rPr>
          <w:t>Graphical</w:t>
        </w:r>
        <w:r w:rsidRPr="00C15FFE">
          <w:rPr>
            <w:rStyle w:val="Hyperlink"/>
            <w:rFonts w:cs="Calibri"/>
          </w:rPr>
          <w:t xml:space="preserve"> representation of SyncCrc</w:t>
        </w:r>
        <w:r>
          <w:rPr>
            <w:webHidden/>
          </w:rPr>
          <w:tab/>
        </w:r>
        <w:r>
          <w:rPr>
            <w:webHidden/>
          </w:rPr>
          <w:fldChar w:fldCharType="begin"/>
        </w:r>
        <w:r>
          <w:rPr>
            <w:webHidden/>
          </w:rPr>
          <w:instrText xml:space="preserve"> PAGEREF _Toc485325401 \h </w:instrText>
        </w:r>
        <w:r>
          <w:rPr>
            <w:webHidden/>
          </w:rPr>
        </w:r>
        <w:r>
          <w:rPr>
            <w:webHidden/>
          </w:rPr>
          <w:fldChar w:fldCharType="separate"/>
        </w:r>
        <w:r>
          <w:rPr>
            <w:webHidden/>
          </w:rPr>
          <w:t>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02" w:history="1">
        <w:r w:rsidRPr="00C15FFE">
          <w:rPr>
            <w:rStyle w:val="Hyperlink"/>
            <w:rFonts w:cs="Calibri"/>
          </w:rPr>
          <w:t>3.2</w:t>
        </w:r>
        <w:r>
          <w:rPr>
            <w:rFonts w:asciiTheme="minorHAnsi" w:eastAsiaTheme="minorEastAsia" w:hAnsiTheme="minorHAnsi"/>
            <w:color w:val="auto"/>
            <w:kern w:val="0"/>
            <w:szCs w:val="22"/>
          </w:rPr>
          <w:tab/>
        </w:r>
        <w:r w:rsidRPr="00C15FFE">
          <w:rPr>
            <w:rStyle w:val="Hyperlink"/>
            <w:rFonts w:cs="Calibri"/>
          </w:rPr>
          <w:t>Data Flow Diagram</w:t>
        </w:r>
        <w:r>
          <w:rPr>
            <w:webHidden/>
          </w:rPr>
          <w:tab/>
        </w:r>
        <w:r>
          <w:rPr>
            <w:webHidden/>
          </w:rPr>
          <w:fldChar w:fldCharType="begin"/>
        </w:r>
        <w:r>
          <w:rPr>
            <w:webHidden/>
          </w:rPr>
          <w:instrText xml:space="preserve"> PAGEREF _Toc485325402 \h </w:instrText>
        </w:r>
        <w:r>
          <w:rPr>
            <w:webHidden/>
          </w:rPr>
        </w:r>
        <w:r>
          <w:rPr>
            <w:webHidden/>
          </w:rPr>
          <w:fldChar w:fldCharType="separate"/>
        </w:r>
        <w:r>
          <w:rPr>
            <w:webHidden/>
          </w:rPr>
          <w:t>7</w:t>
        </w:r>
        <w:r>
          <w:rPr>
            <w:webHidden/>
          </w:rPr>
          <w:fldChar w:fldCharType="end"/>
        </w:r>
      </w:hyperlink>
    </w:p>
    <w:p w:rsidR="00E34863" w:rsidRDefault="00E34863">
      <w:pPr>
        <w:pStyle w:val="TOC3"/>
        <w:tabs>
          <w:tab w:val="left" w:pos="1200"/>
        </w:tabs>
        <w:rPr>
          <w:rFonts w:asciiTheme="minorHAnsi" w:eastAsiaTheme="minorEastAsia" w:hAnsiTheme="minorHAnsi"/>
          <w:color w:val="auto"/>
          <w:kern w:val="0"/>
          <w:sz w:val="22"/>
          <w:szCs w:val="22"/>
        </w:rPr>
      </w:pPr>
      <w:hyperlink w:anchor="_Toc485325403" w:history="1">
        <w:r w:rsidRPr="00C15FFE">
          <w:rPr>
            <w:rStyle w:val="Hyperlink"/>
            <w:rFonts w:cs="Calibri"/>
          </w:rPr>
          <w:t>3.2.1</w:t>
        </w:r>
        <w:r>
          <w:rPr>
            <w:rFonts w:asciiTheme="minorHAnsi" w:eastAsiaTheme="minorEastAsia" w:hAnsiTheme="minorHAnsi"/>
            <w:color w:val="auto"/>
            <w:kern w:val="0"/>
            <w:sz w:val="22"/>
            <w:szCs w:val="22"/>
          </w:rPr>
          <w:tab/>
        </w:r>
        <w:r w:rsidRPr="00C15FFE">
          <w:rPr>
            <w:rStyle w:val="Hyperlink"/>
          </w:rPr>
          <w:t xml:space="preserve">Component </w:t>
        </w:r>
        <w:r w:rsidRPr="00C15FFE">
          <w:rPr>
            <w:rStyle w:val="Hyperlink"/>
            <w:rFonts w:cs="Calibri"/>
          </w:rPr>
          <w:t>level DFD</w:t>
        </w:r>
        <w:r>
          <w:rPr>
            <w:webHidden/>
          </w:rPr>
          <w:tab/>
        </w:r>
        <w:r>
          <w:rPr>
            <w:webHidden/>
          </w:rPr>
          <w:fldChar w:fldCharType="begin"/>
        </w:r>
        <w:r>
          <w:rPr>
            <w:webHidden/>
          </w:rPr>
          <w:instrText xml:space="preserve"> PAGEREF _Toc485325403 \h </w:instrText>
        </w:r>
        <w:r>
          <w:rPr>
            <w:webHidden/>
          </w:rPr>
        </w:r>
        <w:r>
          <w:rPr>
            <w:webHidden/>
          </w:rPr>
          <w:fldChar w:fldCharType="separate"/>
        </w:r>
        <w:r>
          <w:rPr>
            <w:webHidden/>
          </w:rPr>
          <w:t>7</w:t>
        </w:r>
        <w:r>
          <w:rPr>
            <w:webHidden/>
          </w:rPr>
          <w:fldChar w:fldCharType="end"/>
        </w:r>
      </w:hyperlink>
    </w:p>
    <w:p w:rsidR="00E34863" w:rsidRDefault="00E34863">
      <w:pPr>
        <w:pStyle w:val="TOC3"/>
        <w:tabs>
          <w:tab w:val="left" w:pos="1200"/>
        </w:tabs>
        <w:rPr>
          <w:rFonts w:asciiTheme="minorHAnsi" w:eastAsiaTheme="minorEastAsia" w:hAnsiTheme="minorHAnsi"/>
          <w:color w:val="auto"/>
          <w:kern w:val="0"/>
          <w:sz w:val="22"/>
          <w:szCs w:val="22"/>
        </w:rPr>
      </w:pPr>
      <w:hyperlink w:anchor="_Toc485325404" w:history="1">
        <w:r w:rsidRPr="00C15FFE">
          <w:rPr>
            <w:rStyle w:val="Hyperlink"/>
            <w:rFonts w:cs="Calibri"/>
          </w:rPr>
          <w:t>3.2.2</w:t>
        </w:r>
        <w:r>
          <w:rPr>
            <w:rFonts w:asciiTheme="minorHAnsi" w:eastAsiaTheme="minorEastAsia" w:hAnsiTheme="minorHAnsi"/>
            <w:color w:val="auto"/>
            <w:kern w:val="0"/>
            <w:sz w:val="22"/>
            <w:szCs w:val="22"/>
          </w:rPr>
          <w:tab/>
        </w:r>
        <w:r w:rsidRPr="00C15FFE">
          <w:rPr>
            <w:rStyle w:val="Hyperlink"/>
          </w:rPr>
          <w:t xml:space="preserve">Function </w:t>
        </w:r>
        <w:r w:rsidRPr="00C15FFE">
          <w:rPr>
            <w:rStyle w:val="Hyperlink"/>
            <w:rFonts w:cs="Calibri"/>
          </w:rPr>
          <w:t>level DFD</w:t>
        </w:r>
        <w:r>
          <w:rPr>
            <w:webHidden/>
          </w:rPr>
          <w:tab/>
        </w:r>
        <w:r>
          <w:rPr>
            <w:webHidden/>
          </w:rPr>
          <w:fldChar w:fldCharType="begin"/>
        </w:r>
        <w:r>
          <w:rPr>
            <w:webHidden/>
          </w:rPr>
          <w:instrText xml:space="preserve"> PAGEREF _Toc485325404 \h </w:instrText>
        </w:r>
        <w:r>
          <w:rPr>
            <w:webHidden/>
          </w:rPr>
        </w:r>
        <w:r>
          <w:rPr>
            <w:webHidden/>
          </w:rPr>
          <w:fldChar w:fldCharType="separate"/>
        </w:r>
        <w:r>
          <w:rPr>
            <w:webHidden/>
          </w:rPr>
          <w:t>7</w:t>
        </w:r>
        <w:r>
          <w:rPr>
            <w:webHidden/>
          </w:rPr>
          <w:fldChar w:fldCharType="end"/>
        </w:r>
      </w:hyperlink>
    </w:p>
    <w:p w:rsidR="00E34863" w:rsidRDefault="00E34863">
      <w:pPr>
        <w:pStyle w:val="TOC1"/>
        <w:rPr>
          <w:rFonts w:eastAsiaTheme="minorEastAsia"/>
          <w:b w:val="0"/>
          <w:color w:val="auto"/>
          <w:kern w:val="0"/>
          <w:sz w:val="22"/>
          <w:szCs w:val="22"/>
          <w:lang w:val="en-US"/>
        </w:rPr>
      </w:pPr>
      <w:hyperlink w:anchor="_Toc485325405" w:history="1">
        <w:r w:rsidRPr="00C15FFE">
          <w:rPr>
            <w:rStyle w:val="Hyperlink"/>
            <w:rFonts w:ascii="Calibri" w:hAnsi="Calibri" w:cs="Calibri"/>
          </w:rPr>
          <w:t>4</w:t>
        </w:r>
        <w:r>
          <w:rPr>
            <w:rFonts w:eastAsiaTheme="minorEastAsia"/>
            <w:b w:val="0"/>
            <w:color w:val="auto"/>
            <w:kern w:val="0"/>
            <w:sz w:val="22"/>
            <w:szCs w:val="22"/>
            <w:lang w:val="en-US"/>
          </w:rPr>
          <w:tab/>
        </w:r>
        <w:r w:rsidRPr="00C15FFE">
          <w:rPr>
            <w:rStyle w:val="Hyperlink"/>
            <w:rFonts w:ascii="Calibri" w:hAnsi="Calibri" w:cs="Calibri"/>
          </w:rPr>
          <w:t>Constant Data Dictionary</w:t>
        </w:r>
        <w:r>
          <w:rPr>
            <w:webHidden/>
          </w:rPr>
          <w:tab/>
        </w:r>
        <w:r>
          <w:rPr>
            <w:webHidden/>
          </w:rPr>
          <w:fldChar w:fldCharType="begin"/>
        </w:r>
        <w:r>
          <w:rPr>
            <w:webHidden/>
          </w:rPr>
          <w:instrText xml:space="preserve"> PAGEREF _Toc485325405 \h </w:instrText>
        </w:r>
        <w:r>
          <w:rPr>
            <w:webHidden/>
          </w:rPr>
        </w:r>
        <w:r>
          <w:rPr>
            <w:webHidden/>
          </w:rPr>
          <w:fldChar w:fldCharType="separate"/>
        </w:r>
        <w:r>
          <w:rPr>
            <w:webHidden/>
          </w:rPr>
          <w:t>8</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06" w:history="1">
        <w:r w:rsidRPr="00C15FFE">
          <w:rPr>
            <w:rStyle w:val="Hyperlink"/>
          </w:rPr>
          <w:t>4.1</w:t>
        </w:r>
        <w:r>
          <w:rPr>
            <w:rFonts w:asciiTheme="minorHAnsi" w:eastAsiaTheme="minorEastAsia" w:hAnsiTheme="minorHAnsi"/>
            <w:color w:val="auto"/>
            <w:kern w:val="0"/>
            <w:szCs w:val="22"/>
          </w:rPr>
          <w:tab/>
        </w:r>
        <w:r w:rsidRPr="00C15FFE">
          <w:rPr>
            <w:rStyle w:val="Hyperlink"/>
          </w:rPr>
          <w:t>Program (fixed) Constants</w:t>
        </w:r>
        <w:r>
          <w:rPr>
            <w:webHidden/>
          </w:rPr>
          <w:tab/>
        </w:r>
        <w:r>
          <w:rPr>
            <w:webHidden/>
          </w:rPr>
          <w:fldChar w:fldCharType="begin"/>
        </w:r>
        <w:r>
          <w:rPr>
            <w:webHidden/>
          </w:rPr>
          <w:instrText xml:space="preserve"> PAGEREF _Toc485325406 \h </w:instrText>
        </w:r>
        <w:r>
          <w:rPr>
            <w:webHidden/>
          </w:rPr>
        </w:r>
        <w:r>
          <w:rPr>
            <w:webHidden/>
          </w:rPr>
          <w:fldChar w:fldCharType="separate"/>
        </w:r>
        <w:r>
          <w:rPr>
            <w:webHidden/>
          </w:rPr>
          <w:t>8</w:t>
        </w:r>
        <w:r>
          <w:rPr>
            <w:webHidden/>
          </w:rPr>
          <w:fldChar w:fldCharType="end"/>
        </w:r>
      </w:hyperlink>
    </w:p>
    <w:p w:rsidR="00E34863" w:rsidRDefault="00E34863">
      <w:pPr>
        <w:pStyle w:val="TOC3"/>
        <w:tabs>
          <w:tab w:val="left" w:pos="1200"/>
        </w:tabs>
        <w:rPr>
          <w:rFonts w:asciiTheme="minorHAnsi" w:eastAsiaTheme="minorEastAsia" w:hAnsiTheme="minorHAnsi"/>
          <w:color w:val="auto"/>
          <w:kern w:val="0"/>
          <w:sz w:val="22"/>
          <w:szCs w:val="22"/>
        </w:rPr>
      </w:pPr>
      <w:hyperlink w:anchor="_Toc485325407" w:history="1">
        <w:r w:rsidRPr="00C15FFE">
          <w:rPr>
            <w:rStyle w:val="Hyperlink"/>
          </w:rPr>
          <w:t>4.1.1</w:t>
        </w:r>
        <w:r>
          <w:rPr>
            <w:rFonts w:asciiTheme="minorHAnsi" w:eastAsiaTheme="minorEastAsia" w:hAnsiTheme="minorHAnsi"/>
            <w:color w:val="auto"/>
            <w:kern w:val="0"/>
            <w:sz w:val="22"/>
            <w:szCs w:val="22"/>
          </w:rPr>
          <w:tab/>
        </w:r>
        <w:r w:rsidRPr="00C15FFE">
          <w:rPr>
            <w:rStyle w:val="Hyperlink"/>
          </w:rPr>
          <w:t>Embedded Constants</w:t>
        </w:r>
        <w:r>
          <w:rPr>
            <w:webHidden/>
          </w:rPr>
          <w:tab/>
        </w:r>
        <w:r>
          <w:rPr>
            <w:webHidden/>
          </w:rPr>
          <w:fldChar w:fldCharType="begin"/>
        </w:r>
        <w:r>
          <w:rPr>
            <w:webHidden/>
          </w:rPr>
          <w:instrText xml:space="preserve"> PAGEREF _Toc485325407 \h </w:instrText>
        </w:r>
        <w:r>
          <w:rPr>
            <w:webHidden/>
          </w:rPr>
        </w:r>
        <w:r>
          <w:rPr>
            <w:webHidden/>
          </w:rPr>
          <w:fldChar w:fldCharType="separate"/>
        </w:r>
        <w:r>
          <w:rPr>
            <w:webHidden/>
          </w:rPr>
          <w:t>8</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08" w:history="1">
        <w:r w:rsidRPr="00C15FFE">
          <w:rPr>
            <w:rStyle w:val="Hyperlink"/>
          </w:rPr>
          <w:t>4.2</w:t>
        </w:r>
        <w:r>
          <w:rPr>
            <w:rFonts w:asciiTheme="minorHAnsi" w:eastAsiaTheme="minorEastAsia" w:hAnsiTheme="minorHAnsi"/>
            <w:color w:val="auto"/>
            <w:kern w:val="0"/>
            <w:szCs w:val="22"/>
          </w:rPr>
          <w:tab/>
        </w:r>
        <w:r w:rsidRPr="00C15FFE">
          <w:rPr>
            <w:rStyle w:val="Hyperlink"/>
          </w:rPr>
          <w:t>Variable Data Dictionary</w:t>
        </w:r>
        <w:r>
          <w:rPr>
            <w:webHidden/>
          </w:rPr>
          <w:tab/>
        </w:r>
        <w:r>
          <w:rPr>
            <w:webHidden/>
          </w:rPr>
          <w:fldChar w:fldCharType="begin"/>
        </w:r>
        <w:r>
          <w:rPr>
            <w:webHidden/>
          </w:rPr>
          <w:instrText xml:space="preserve"> PAGEREF _Toc485325408 \h </w:instrText>
        </w:r>
        <w:r>
          <w:rPr>
            <w:webHidden/>
          </w:rPr>
        </w:r>
        <w:r>
          <w:rPr>
            <w:webHidden/>
          </w:rPr>
          <w:fldChar w:fldCharType="separate"/>
        </w:r>
        <w:r>
          <w:rPr>
            <w:webHidden/>
          </w:rPr>
          <w:t>8</w:t>
        </w:r>
        <w:r>
          <w:rPr>
            <w:webHidden/>
          </w:rPr>
          <w:fldChar w:fldCharType="end"/>
        </w:r>
      </w:hyperlink>
    </w:p>
    <w:p w:rsidR="00E34863" w:rsidRDefault="00E34863">
      <w:pPr>
        <w:pStyle w:val="TOC3"/>
        <w:tabs>
          <w:tab w:val="left" w:pos="1200"/>
        </w:tabs>
        <w:rPr>
          <w:rFonts w:asciiTheme="minorHAnsi" w:eastAsiaTheme="minorEastAsia" w:hAnsiTheme="minorHAnsi"/>
          <w:color w:val="auto"/>
          <w:kern w:val="0"/>
          <w:sz w:val="22"/>
          <w:szCs w:val="22"/>
        </w:rPr>
      </w:pPr>
      <w:hyperlink w:anchor="_Toc485325409" w:history="1">
        <w:r w:rsidRPr="00C15FFE">
          <w:rPr>
            <w:rStyle w:val="Hyperlink"/>
          </w:rPr>
          <w:t>4.2.1</w:t>
        </w:r>
        <w:r>
          <w:rPr>
            <w:rFonts w:asciiTheme="minorHAnsi" w:eastAsiaTheme="minorEastAsia" w:hAnsiTheme="minorHAnsi"/>
            <w:color w:val="auto"/>
            <w:kern w:val="0"/>
            <w:sz w:val="22"/>
            <w:szCs w:val="22"/>
          </w:rPr>
          <w:tab/>
        </w:r>
        <w:r w:rsidRPr="00C15FFE">
          <w:rPr>
            <w:rStyle w:val="Hyperlink"/>
          </w:rPr>
          <w:t>User Defined Typedef Definition/Declaration</w:t>
        </w:r>
        <w:r>
          <w:rPr>
            <w:webHidden/>
          </w:rPr>
          <w:tab/>
        </w:r>
        <w:r>
          <w:rPr>
            <w:webHidden/>
          </w:rPr>
          <w:fldChar w:fldCharType="begin"/>
        </w:r>
        <w:r>
          <w:rPr>
            <w:webHidden/>
          </w:rPr>
          <w:instrText xml:space="preserve"> PAGEREF _Toc485325409 \h </w:instrText>
        </w:r>
        <w:r>
          <w:rPr>
            <w:webHidden/>
          </w:rPr>
        </w:r>
        <w:r>
          <w:rPr>
            <w:webHidden/>
          </w:rPr>
          <w:fldChar w:fldCharType="separate"/>
        </w:r>
        <w:r>
          <w:rPr>
            <w:webHidden/>
          </w:rPr>
          <w:t>8</w:t>
        </w:r>
        <w:r>
          <w:rPr>
            <w:webHidden/>
          </w:rPr>
          <w:fldChar w:fldCharType="end"/>
        </w:r>
      </w:hyperlink>
    </w:p>
    <w:p w:rsidR="00E34863" w:rsidRDefault="00E34863">
      <w:pPr>
        <w:pStyle w:val="TOC3"/>
        <w:tabs>
          <w:tab w:val="left" w:pos="1200"/>
        </w:tabs>
        <w:rPr>
          <w:rFonts w:asciiTheme="minorHAnsi" w:eastAsiaTheme="minorEastAsia" w:hAnsiTheme="minorHAnsi"/>
          <w:color w:val="auto"/>
          <w:kern w:val="0"/>
          <w:sz w:val="22"/>
          <w:szCs w:val="22"/>
        </w:rPr>
      </w:pPr>
      <w:hyperlink w:anchor="_Toc485325410" w:history="1">
        <w:r w:rsidRPr="00C15FFE">
          <w:rPr>
            <w:rStyle w:val="Hyperlink"/>
          </w:rPr>
          <w:t>4.2.2</w:t>
        </w:r>
        <w:r>
          <w:rPr>
            <w:rFonts w:asciiTheme="minorHAnsi" w:eastAsiaTheme="minorEastAsia" w:hAnsiTheme="minorHAnsi"/>
            <w:color w:val="auto"/>
            <w:kern w:val="0"/>
            <w:sz w:val="22"/>
            <w:szCs w:val="22"/>
          </w:rPr>
          <w:tab/>
        </w:r>
        <w:r w:rsidRPr="00C15FFE">
          <w:rPr>
            <w:rStyle w:val="Hyperlink"/>
          </w:rPr>
          <w:t>User Defined Enumerated Types</w:t>
        </w:r>
        <w:r>
          <w:rPr>
            <w:webHidden/>
          </w:rPr>
          <w:tab/>
        </w:r>
        <w:r>
          <w:rPr>
            <w:webHidden/>
          </w:rPr>
          <w:fldChar w:fldCharType="begin"/>
        </w:r>
        <w:r>
          <w:rPr>
            <w:webHidden/>
          </w:rPr>
          <w:instrText xml:space="preserve"> PAGEREF _Toc485325410 \h </w:instrText>
        </w:r>
        <w:r>
          <w:rPr>
            <w:webHidden/>
          </w:rPr>
        </w:r>
        <w:r>
          <w:rPr>
            <w:webHidden/>
          </w:rPr>
          <w:fldChar w:fldCharType="separate"/>
        </w:r>
        <w:r>
          <w:rPr>
            <w:webHidden/>
          </w:rPr>
          <w:t>9</w:t>
        </w:r>
        <w:r>
          <w:rPr>
            <w:webHidden/>
          </w:rPr>
          <w:fldChar w:fldCharType="end"/>
        </w:r>
      </w:hyperlink>
    </w:p>
    <w:p w:rsidR="00E34863" w:rsidRDefault="00E34863">
      <w:pPr>
        <w:pStyle w:val="TOC1"/>
        <w:rPr>
          <w:rFonts w:eastAsiaTheme="minorEastAsia"/>
          <w:b w:val="0"/>
          <w:color w:val="auto"/>
          <w:kern w:val="0"/>
          <w:sz w:val="22"/>
          <w:szCs w:val="22"/>
          <w:lang w:val="en-US"/>
        </w:rPr>
      </w:pPr>
      <w:hyperlink w:anchor="_Toc485325411" w:history="1">
        <w:r w:rsidRPr="00C15FFE">
          <w:rPr>
            <w:rStyle w:val="Hyperlink"/>
            <w:rFonts w:ascii="Calibri" w:hAnsi="Calibri" w:cs="Calibri"/>
          </w:rPr>
          <w:t>5</w:t>
        </w:r>
        <w:r>
          <w:rPr>
            <w:rFonts w:eastAsiaTheme="minorEastAsia"/>
            <w:b w:val="0"/>
            <w:color w:val="auto"/>
            <w:kern w:val="0"/>
            <w:sz w:val="22"/>
            <w:szCs w:val="22"/>
            <w:lang w:val="en-US"/>
          </w:rPr>
          <w:tab/>
        </w:r>
        <w:r w:rsidRPr="00C15FFE">
          <w:rPr>
            <w:rStyle w:val="Hyperlink"/>
            <w:rFonts w:ascii="Calibri" w:hAnsi="Calibri" w:cs="Calibri"/>
          </w:rPr>
          <w:t>Software Component Implementation</w:t>
        </w:r>
        <w:r>
          <w:rPr>
            <w:webHidden/>
          </w:rPr>
          <w:tab/>
        </w:r>
        <w:r>
          <w:rPr>
            <w:webHidden/>
          </w:rPr>
          <w:fldChar w:fldCharType="begin"/>
        </w:r>
        <w:r>
          <w:rPr>
            <w:webHidden/>
          </w:rPr>
          <w:instrText xml:space="preserve"> PAGEREF _Toc485325411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2" w:history="1">
        <w:r w:rsidRPr="00C15FFE">
          <w:rPr>
            <w:rStyle w:val="Hyperlink"/>
          </w:rPr>
          <w:t>5.1</w:t>
        </w:r>
        <w:r>
          <w:rPr>
            <w:rFonts w:asciiTheme="minorHAnsi" w:eastAsiaTheme="minorEastAsia" w:hAnsiTheme="minorHAnsi"/>
            <w:color w:val="auto"/>
            <w:kern w:val="0"/>
            <w:szCs w:val="22"/>
          </w:rPr>
          <w:tab/>
        </w:r>
        <w:r w:rsidRPr="00C15FFE">
          <w:rPr>
            <w:rStyle w:val="Hyperlink"/>
          </w:rPr>
          <w:t>Sub-Module Functions</w:t>
        </w:r>
        <w:r>
          <w:rPr>
            <w:webHidden/>
          </w:rPr>
          <w:tab/>
        </w:r>
        <w:r>
          <w:rPr>
            <w:webHidden/>
          </w:rPr>
          <w:fldChar w:fldCharType="begin"/>
        </w:r>
        <w:r>
          <w:rPr>
            <w:webHidden/>
          </w:rPr>
          <w:instrText xml:space="preserve"> PAGEREF _Toc485325412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3" w:history="1">
        <w:r w:rsidRPr="00C15FFE">
          <w:rPr>
            <w:rStyle w:val="Hyperlink"/>
            <w:rFonts w:cs="Calibri"/>
          </w:rPr>
          <w:t>5.1.1</w:t>
        </w:r>
        <w:r>
          <w:rPr>
            <w:rFonts w:asciiTheme="minorHAnsi" w:eastAsiaTheme="minorEastAsia" w:hAnsiTheme="minorHAnsi"/>
            <w:color w:val="auto"/>
            <w:kern w:val="0"/>
            <w:szCs w:val="22"/>
          </w:rPr>
          <w:tab/>
        </w:r>
        <w:r w:rsidRPr="00C15FFE">
          <w:rPr>
            <w:rStyle w:val="Hyperlink"/>
            <w:rFonts w:cs="Calibri"/>
          </w:rPr>
          <w:t>Init: SyncCrcInit0</w:t>
        </w:r>
        <w:r>
          <w:rPr>
            <w:webHidden/>
          </w:rPr>
          <w:tab/>
        </w:r>
        <w:r>
          <w:rPr>
            <w:webHidden/>
          </w:rPr>
          <w:fldChar w:fldCharType="begin"/>
        </w:r>
        <w:r>
          <w:rPr>
            <w:webHidden/>
          </w:rPr>
          <w:instrText xml:space="preserve"> PAGEREF _Toc485325413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4" w:history="1">
        <w:r w:rsidRPr="00C15FFE">
          <w:rPr>
            <w:rStyle w:val="Hyperlink"/>
            <w:rFonts w:cs="Calibri"/>
          </w:rPr>
          <w:t>5.1.1.1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_Toc485325414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5" w:history="1">
        <w:r w:rsidRPr="00C15FFE">
          <w:rPr>
            <w:rStyle w:val="Hyperlink"/>
            <w:rFonts w:cs="Calibri"/>
          </w:rPr>
          <w:t>5.1.1.2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_Toc485325415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6" w:history="1">
        <w:r w:rsidRPr="00C15FFE">
          <w:rPr>
            <w:rStyle w:val="Hyperlink"/>
            <w:rFonts w:cs="Calibri"/>
          </w:rPr>
          <w:t>5.1.1.3</w:t>
        </w:r>
        <w:r>
          <w:rPr>
            <w:rFonts w:asciiTheme="minorHAnsi" w:eastAsiaTheme="minorEastAsia" w:hAnsiTheme="minorHAnsi"/>
            <w:color w:val="auto"/>
            <w:kern w:val="0"/>
            <w:szCs w:val="22"/>
          </w:rPr>
          <w:tab/>
        </w:r>
        <w:r w:rsidRPr="00C15FFE">
          <w:rPr>
            <w:rStyle w:val="Hyperlink"/>
            <w:rFonts w:cs="Calibri"/>
          </w:rPr>
          <w:t>Module Outputs</w:t>
        </w:r>
        <w:r>
          <w:rPr>
            <w:webHidden/>
          </w:rPr>
          <w:tab/>
        </w:r>
        <w:r>
          <w:rPr>
            <w:webHidden/>
          </w:rPr>
          <w:fldChar w:fldCharType="begin"/>
        </w:r>
        <w:r>
          <w:rPr>
            <w:webHidden/>
          </w:rPr>
          <w:instrText xml:space="preserve"> PAGEREF _Toc485325416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7" w:history="1">
        <w:r w:rsidRPr="00C15FFE">
          <w:rPr>
            <w:rStyle w:val="Hyperlink"/>
            <w:rFonts w:cs="Calibri"/>
          </w:rPr>
          <w:t>5.1.2</w:t>
        </w:r>
        <w:r>
          <w:rPr>
            <w:rFonts w:asciiTheme="minorHAnsi" w:eastAsiaTheme="minorEastAsia" w:hAnsiTheme="minorHAnsi"/>
            <w:color w:val="auto"/>
            <w:kern w:val="0"/>
            <w:szCs w:val="22"/>
          </w:rPr>
          <w:tab/>
        </w:r>
        <w:r w:rsidRPr="00C15FFE">
          <w:rPr>
            <w:rStyle w:val="Hyperlink"/>
            <w:rFonts w:cs="Calibri"/>
          </w:rPr>
          <w:t>Init: SyncCrcInit1</w:t>
        </w:r>
        <w:r>
          <w:rPr>
            <w:webHidden/>
          </w:rPr>
          <w:tab/>
        </w:r>
        <w:r>
          <w:rPr>
            <w:webHidden/>
          </w:rPr>
          <w:fldChar w:fldCharType="begin"/>
        </w:r>
        <w:r>
          <w:rPr>
            <w:webHidden/>
          </w:rPr>
          <w:instrText xml:space="preserve"> PAGEREF _Toc485325417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8" w:history="1">
        <w:r w:rsidRPr="00C15FFE">
          <w:rPr>
            <w:rStyle w:val="Hyperlink"/>
            <w:rFonts w:cs="Calibri"/>
          </w:rPr>
          <w:t>5.1.2.1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_Toc485325418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19" w:history="1">
        <w:r w:rsidRPr="00C15FFE">
          <w:rPr>
            <w:rStyle w:val="Hyperlink"/>
            <w:rFonts w:cs="Calibri"/>
          </w:rPr>
          <w:t>5.1.2.2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_Toc485325419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0" w:history="1">
        <w:r w:rsidRPr="00C15FFE">
          <w:rPr>
            <w:rStyle w:val="Hyperlink"/>
            <w:rFonts w:cs="Calibri"/>
          </w:rPr>
          <w:t>5.1.2.3</w:t>
        </w:r>
        <w:r>
          <w:rPr>
            <w:rFonts w:asciiTheme="minorHAnsi" w:eastAsiaTheme="minorEastAsia" w:hAnsiTheme="minorHAnsi"/>
            <w:color w:val="auto"/>
            <w:kern w:val="0"/>
            <w:szCs w:val="22"/>
          </w:rPr>
          <w:tab/>
        </w:r>
        <w:r w:rsidRPr="00C15FFE">
          <w:rPr>
            <w:rStyle w:val="Hyperlink"/>
            <w:rFonts w:cs="Calibri"/>
          </w:rPr>
          <w:t>Module Outputs</w:t>
        </w:r>
        <w:r>
          <w:rPr>
            <w:webHidden/>
          </w:rPr>
          <w:tab/>
        </w:r>
        <w:r>
          <w:rPr>
            <w:webHidden/>
          </w:rPr>
          <w:fldChar w:fldCharType="begin"/>
        </w:r>
        <w:r>
          <w:rPr>
            <w:webHidden/>
          </w:rPr>
          <w:instrText xml:space="preserve"> PAGEREF _Toc485325420 \h </w:instrText>
        </w:r>
        <w:r>
          <w:rPr>
            <w:webHidden/>
          </w:rPr>
        </w:r>
        <w:r>
          <w:rPr>
            <w:webHidden/>
          </w:rPr>
          <w:fldChar w:fldCharType="separate"/>
        </w:r>
        <w:r>
          <w:rPr>
            <w:webHidden/>
          </w:rPr>
          <w:t>10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1" w:history="1">
        <w:r w:rsidRPr="00C15FFE">
          <w:rPr>
            <w:rStyle w:val="Hyperlink"/>
          </w:rPr>
          <w:t>5.2</w:t>
        </w:r>
        <w:r>
          <w:rPr>
            <w:rFonts w:asciiTheme="minorHAnsi" w:eastAsiaTheme="minorEastAsia" w:hAnsiTheme="minorHAnsi"/>
            <w:color w:val="auto"/>
            <w:kern w:val="0"/>
            <w:szCs w:val="22"/>
          </w:rPr>
          <w:tab/>
        </w:r>
        <w:r w:rsidRPr="00C15FFE">
          <w:rPr>
            <w:rStyle w:val="Hyperlink"/>
          </w:rPr>
          <w:t>Server Runnables</w:t>
        </w:r>
        <w:r>
          <w:rPr>
            <w:webHidden/>
          </w:rPr>
          <w:tab/>
        </w:r>
        <w:r>
          <w:rPr>
            <w:webHidden/>
          </w:rPr>
          <w:fldChar w:fldCharType="begin"/>
        </w:r>
        <w:r>
          <w:rPr>
            <w:webHidden/>
          </w:rPr>
          <w:instrText xml:space="preserve"> PAGEREF _Toc485325421 \h </w:instrText>
        </w:r>
        <w:r>
          <w:rPr>
            <w:webHidden/>
          </w:rPr>
        </w:r>
        <w:r>
          <w:rPr>
            <w:webHidden/>
          </w:rPr>
          <w:fldChar w:fldCharType="separate"/>
        </w:r>
        <w:r>
          <w:rPr>
            <w:webHidden/>
          </w:rPr>
          <w:t>11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2" w:history="1">
        <w:r w:rsidRPr="00C15FFE">
          <w:rPr>
            <w:rStyle w:val="Hyperlink"/>
            <w:rFonts w:cs="Calibri"/>
          </w:rPr>
          <w:t>5.2.1</w:t>
        </w:r>
        <w:r>
          <w:rPr>
            <w:rFonts w:asciiTheme="minorHAnsi" w:eastAsiaTheme="minorEastAsia" w:hAnsiTheme="minorHAnsi"/>
            <w:color w:val="auto"/>
            <w:kern w:val="0"/>
            <w:szCs w:val="22"/>
          </w:rPr>
          <w:tab/>
        </w:r>
        <w:r w:rsidRPr="00C15FFE">
          <w:rPr>
            <w:rStyle w:val="Hyperlink"/>
            <w:rFonts w:cs="Calibri"/>
          </w:rPr>
          <w:t>ResvCrcHwUnit</w:t>
        </w:r>
        <w:r>
          <w:rPr>
            <w:webHidden/>
          </w:rPr>
          <w:tab/>
        </w:r>
        <w:r>
          <w:rPr>
            <w:webHidden/>
          </w:rPr>
          <w:fldChar w:fldCharType="begin"/>
        </w:r>
        <w:r>
          <w:rPr>
            <w:webHidden/>
          </w:rPr>
          <w:instrText xml:space="preserve"> PAGEREF _Toc485325422 \h </w:instrText>
        </w:r>
        <w:r>
          <w:rPr>
            <w:webHidden/>
          </w:rPr>
        </w:r>
        <w:r>
          <w:rPr>
            <w:webHidden/>
          </w:rPr>
          <w:fldChar w:fldCharType="separate"/>
        </w:r>
        <w:r>
          <w:rPr>
            <w:webHidden/>
          </w:rPr>
          <w:t>11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3" w:history="1">
        <w:r w:rsidRPr="00C15FFE">
          <w:rPr>
            <w:rStyle w:val="Hyperlink"/>
            <w:rFonts w:cs="Calibri"/>
          </w:rPr>
          <w:t>5.2.1.1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_Toc485325423 \h </w:instrText>
        </w:r>
        <w:r>
          <w:rPr>
            <w:webHidden/>
          </w:rPr>
        </w:r>
        <w:r>
          <w:rPr>
            <w:webHidden/>
          </w:rPr>
          <w:fldChar w:fldCharType="separate"/>
        </w:r>
        <w:r>
          <w:rPr>
            <w:webHidden/>
          </w:rPr>
          <w:t>11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4" w:history="1">
        <w:r w:rsidRPr="00C15FFE">
          <w:rPr>
            <w:rStyle w:val="Hyperlink"/>
            <w:rFonts w:cs="Calibri"/>
          </w:rPr>
          <w:t>5.2.1.2</w:t>
        </w:r>
        <w:r>
          <w:rPr>
            <w:rFonts w:asciiTheme="minorHAnsi" w:eastAsiaTheme="minorEastAsia" w:hAnsiTheme="minorHAnsi"/>
            <w:color w:val="auto"/>
            <w:kern w:val="0"/>
            <w:szCs w:val="22"/>
          </w:rPr>
          <w:tab/>
        </w:r>
        <w:r w:rsidRPr="00C15FFE">
          <w:rPr>
            <w:rStyle w:val="Hyperlink"/>
            <w:rFonts w:cs="Calibri"/>
          </w:rPr>
          <w:t>(Processing of function)………</w:t>
        </w:r>
        <w:r>
          <w:rPr>
            <w:webHidden/>
          </w:rPr>
          <w:tab/>
        </w:r>
        <w:r>
          <w:rPr>
            <w:webHidden/>
          </w:rPr>
          <w:fldChar w:fldCharType="begin"/>
        </w:r>
        <w:r>
          <w:rPr>
            <w:webHidden/>
          </w:rPr>
          <w:instrText xml:space="preserve"> PAGEREF _Toc485325424 \h </w:instrText>
        </w:r>
        <w:r>
          <w:rPr>
            <w:webHidden/>
          </w:rPr>
        </w:r>
        <w:r>
          <w:rPr>
            <w:webHidden/>
          </w:rPr>
          <w:fldChar w:fldCharType="separate"/>
        </w:r>
        <w:r>
          <w:rPr>
            <w:webHidden/>
          </w:rPr>
          <w:t>11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5" w:history="1">
        <w:r w:rsidRPr="00C15FFE">
          <w:rPr>
            <w:rStyle w:val="Hyperlink"/>
            <w:rFonts w:cs="Calibri"/>
          </w:rPr>
          <w:t>5.2.1.3</w:t>
        </w:r>
        <w:r>
          <w:rPr>
            <w:rFonts w:asciiTheme="minorHAnsi" w:eastAsiaTheme="minorEastAsia" w:hAnsiTheme="minorHAnsi"/>
            <w:color w:val="auto"/>
            <w:kern w:val="0"/>
            <w:szCs w:val="22"/>
          </w:rPr>
          <w:tab/>
        </w:r>
        <w:r w:rsidRPr="00C15FFE">
          <w:rPr>
            <w:rStyle w:val="Hyperlink"/>
            <w:rFonts w:cs="Calibri"/>
          </w:rPr>
          <w:t>Module Outputs</w:t>
        </w:r>
        <w:r>
          <w:rPr>
            <w:webHidden/>
          </w:rPr>
          <w:tab/>
        </w:r>
        <w:r>
          <w:rPr>
            <w:webHidden/>
          </w:rPr>
          <w:fldChar w:fldCharType="begin"/>
        </w:r>
        <w:r>
          <w:rPr>
            <w:webHidden/>
          </w:rPr>
          <w:instrText xml:space="preserve"> PAGEREF _Toc485325425 \h </w:instrText>
        </w:r>
        <w:r>
          <w:rPr>
            <w:webHidden/>
          </w:rPr>
        </w:r>
        <w:r>
          <w:rPr>
            <w:webHidden/>
          </w:rPr>
          <w:fldChar w:fldCharType="separate"/>
        </w:r>
        <w:r>
          <w:rPr>
            <w:webHidden/>
          </w:rPr>
          <w:t>13</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6" w:history="1">
        <w:r w:rsidRPr="00C15FFE">
          <w:rPr>
            <w:rStyle w:val="Hyperlink"/>
            <w:rFonts w:cs="Calibri"/>
          </w:rPr>
          <w:t>5.2.2</w:t>
        </w:r>
        <w:r>
          <w:rPr>
            <w:rFonts w:asciiTheme="minorHAnsi" w:eastAsiaTheme="minorEastAsia" w:hAnsiTheme="minorHAnsi"/>
            <w:color w:val="auto"/>
            <w:kern w:val="0"/>
            <w:szCs w:val="22"/>
          </w:rPr>
          <w:tab/>
        </w:r>
        <w:r w:rsidRPr="00C15FFE">
          <w:rPr>
            <w:rStyle w:val="Hyperlink"/>
            <w:rFonts w:cs="Calibri"/>
          </w:rPr>
          <w:t>CRC API Server Runnables</w:t>
        </w:r>
        <w:r>
          <w:rPr>
            <w:webHidden/>
          </w:rPr>
          <w:tab/>
        </w:r>
        <w:r>
          <w:rPr>
            <w:webHidden/>
          </w:rPr>
          <w:fldChar w:fldCharType="begin"/>
        </w:r>
        <w:r>
          <w:rPr>
            <w:webHidden/>
          </w:rPr>
          <w:instrText xml:space="preserve"> PAGEREF _Toc485325426 \h </w:instrText>
        </w:r>
        <w:r>
          <w:rPr>
            <w:webHidden/>
          </w:rPr>
        </w:r>
        <w:r>
          <w:rPr>
            <w:webHidden/>
          </w:rPr>
          <w:fldChar w:fldCharType="separate"/>
        </w:r>
        <w:r>
          <w:rPr>
            <w:webHidden/>
          </w:rPr>
          <w:t>14</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7" w:history="1">
        <w:r w:rsidRPr="00C15FFE">
          <w:rPr>
            <w:rStyle w:val="Hyperlink"/>
            <w:rFonts w:cs="Calibri"/>
          </w:rPr>
          <w:t>5.2.2.1</w:t>
        </w:r>
        <w:r>
          <w:rPr>
            <w:rFonts w:asciiTheme="minorHAnsi" w:eastAsiaTheme="minorEastAsia" w:hAnsiTheme="minorHAnsi"/>
            <w:color w:val="auto"/>
            <w:kern w:val="0"/>
            <w:szCs w:val="22"/>
          </w:rPr>
          <w:tab/>
        </w:r>
        <w:r w:rsidRPr="00C15FFE">
          <w:rPr>
            <w:rStyle w:val="Hyperlink"/>
            <w:rFonts w:cs="Calibri"/>
          </w:rPr>
          <w:t>API Design Rationale</w:t>
        </w:r>
        <w:r>
          <w:rPr>
            <w:webHidden/>
          </w:rPr>
          <w:tab/>
        </w:r>
        <w:r>
          <w:rPr>
            <w:webHidden/>
          </w:rPr>
          <w:fldChar w:fldCharType="begin"/>
        </w:r>
        <w:r>
          <w:rPr>
            <w:webHidden/>
          </w:rPr>
          <w:instrText xml:space="preserve"> PAGEREF _Toc485325427 \h </w:instrText>
        </w:r>
        <w:r>
          <w:rPr>
            <w:webHidden/>
          </w:rPr>
        </w:r>
        <w:r>
          <w:rPr>
            <w:webHidden/>
          </w:rPr>
          <w:fldChar w:fldCharType="separate"/>
        </w:r>
        <w:r>
          <w:rPr>
            <w:webHidden/>
          </w:rPr>
          <w:t>14</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8" w:history="1">
        <w:r w:rsidRPr="00C15FFE">
          <w:rPr>
            <w:rStyle w:val="Hyperlink"/>
            <w:rFonts w:cs="Calibri"/>
          </w:rPr>
          <w:t>5.2.2.2</w:t>
        </w:r>
        <w:r>
          <w:rPr>
            <w:rFonts w:asciiTheme="minorHAnsi" w:eastAsiaTheme="minorEastAsia" w:hAnsiTheme="minorHAnsi"/>
            <w:color w:val="auto"/>
            <w:kern w:val="0"/>
            <w:szCs w:val="22"/>
          </w:rPr>
          <w:tab/>
        </w:r>
        <w:r w:rsidRPr="00C15FFE">
          <w:rPr>
            <w:rStyle w:val="Hyperlink"/>
            <w:rFonts w:cs="Calibri"/>
          </w:rPr>
          <w:t>API Processing</w:t>
        </w:r>
        <w:r>
          <w:rPr>
            <w:webHidden/>
          </w:rPr>
          <w:tab/>
        </w:r>
        <w:r>
          <w:rPr>
            <w:webHidden/>
          </w:rPr>
          <w:fldChar w:fldCharType="begin"/>
        </w:r>
        <w:r>
          <w:rPr>
            <w:webHidden/>
          </w:rPr>
          <w:instrText xml:space="preserve"> PAGEREF _Toc485325428 \h </w:instrText>
        </w:r>
        <w:r>
          <w:rPr>
            <w:webHidden/>
          </w:rPr>
        </w:r>
        <w:r>
          <w:rPr>
            <w:webHidden/>
          </w:rPr>
          <w:fldChar w:fldCharType="separate"/>
        </w:r>
        <w:r>
          <w:rPr>
            <w:webHidden/>
          </w:rPr>
          <w:t>14</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29" w:history="1">
        <w:r w:rsidRPr="00C15FFE">
          <w:rPr>
            <w:rStyle w:val="Hyperlink"/>
            <w:rFonts w:cs="Calibri"/>
          </w:rPr>
          <w:t>5.3</w:t>
        </w:r>
        <w:r>
          <w:rPr>
            <w:rFonts w:asciiTheme="minorHAnsi" w:eastAsiaTheme="minorEastAsia" w:hAnsiTheme="minorHAnsi"/>
            <w:color w:val="auto"/>
            <w:kern w:val="0"/>
            <w:szCs w:val="22"/>
          </w:rPr>
          <w:tab/>
        </w:r>
        <w:r w:rsidRPr="00C15FFE">
          <w:rPr>
            <w:rStyle w:val="Hyperlink"/>
            <w:rFonts w:cs="Calibri"/>
          </w:rPr>
          <w:t>Interrupt Functions</w:t>
        </w:r>
        <w:r>
          <w:rPr>
            <w:webHidden/>
          </w:rPr>
          <w:tab/>
        </w:r>
        <w:r>
          <w:rPr>
            <w:webHidden/>
          </w:rPr>
          <w:fldChar w:fldCharType="begin"/>
        </w:r>
        <w:r>
          <w:rPr>
            <w:webHidden/>
          </w:rPr>
          <w:instrText xml:space="preserve"> PAGEREF _Toc485325429 \h </w:instrText>
        </w:r>
        <w:r>
          <w:rPr>
            <w:webHidden/>
          </w:rPr>
        </w:r>
        <w:r>
          <w:rPr>
            <w:webHidden/>
          </w:rPr>
          <w:fldChar w:fldCharType="separate"/>
        </w:r>
        <w:r>
          <w:rPr>
            <w:webHidden/>
          </w:rPr>
          <w:t>17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0" w:history="1">
        <w:r w:rsidRPr="00C15FFE">
          <w:rPr>
            <w:rStyle w:val="Hyperlink"/>
            <w:rFonts w:cs="Calibri"/>
          </w:rPr>
          <w:t>5.4</w:t>
        </w:r>
        <w:r>
          <w:rPr>
            <w:rFonts w:asciiTheme="minorHAnsi" w:eastAsiaTheme="minorEastAsia" w:hAnsiTheme="minorHAnsi"/>
            <w:color w:val="auto"/>
            <w:kern w:val="0"/>
            <w:szCs w:val="22"/>
          </w:rPr>
          <w:tab/>
        </w:r>
        <w:r w:rsidRPr="00C15FFE">
          <w:rPr>
            <w:rStyle w:val="Hyperlink"/>
            <w:rFonts w:cs="Calibri"/>
          </w:rPr>
          <w:t>Module Internal (Local) Functions</w:t>
        </w:r>
        <w:r>
          <w:rPr>
            <w:webHidden/>
          </w:rPr>
          <w:tab/>
        </w:r>
        <w:r>
          <w:rPr>
            <w:webHidden/>
          </w:rPr>
          <w:fldChar w:fldCharType="begin"/>
        </w:r>
        <w:r>
          <w:rPr>
            <w:webHidden/>
          </w:rPr>
          <w:instrText xml:space="preserve"> PAGEREF _Toc485325430 \h </w:instrText>
        </w:r>
        <w:r>
          <w:rPr>
            <w:webHidden/>
          </w:rPr>
        </w:r>
        <w:r>
          <w:rPr>
            <w:webHidden/>
          </w:rPr>
          <w:fldChar w:fldCharType="separate"/>
        </w:r>
        <w:r>
          <w:rPr>
            <w:webHidden/>
          </w:rPr>
          <w:t>17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1" w:history="1">
        <w:r w:rsidRPr="00C15FFE">
          <w:rPr>
            <w:rStyle w:val="Hyperlink"/>
            <w:rFonts w:cs="Calibri"/>
          </w:rPr>
          <w:t>5.4.1</w:t>
        </w:r>
        <w:r>
          <w:rPr>
            <w:rFonts w:asciiTheme="minorHAnsi" w:eastAsiaTheme="minorEastAsia" w:hAnsiTheme="minorHAnsi"/>
            <w:color w:val="auto"/>
            <w:kern w:val="0"/>
            <w:szCs w:val="22"/>
          </w:rPr>
          <w:tab/>
        </w:r>
        <w:r w:rsidRPr="00C15FFE">
          <w:rPr>
            <w:rStyle w:val="Hyperlink"/>
            <w:rFonts w:cs="Calibri"/>
          </w:rPr>
          <w:t>RelsCrcHwUnit</w:t>
        </w:r>
        <w:r>
          <w:rPr>
            <w:webHidden/>
          </w:rPr>
          <w:tab/>
        </w:r>
        <w:r>
          <w:rPr>
            <w:webHidden/>
          </w:rPr>
          <w:fldChar w:fldCharType="begin"/>
        </w:r>
        <w:r>
          <w:rPr>
            <w:webHidden/>
          </w:rPr>
          <w:instrText xml:space="preserve"> PAGEREF _Toc485325431 \h </w:instrText>
        </w:r>
        <w:r>
          <w:rPr>
            <w:webHidden/>
          </w:rPr>
        </w:r>
        <w:r>
          <w:rPr>
            <w:webHidden/>
          </w:rPr>
          <w:fldChar w:fldCharType="separate"/>
        </w:r>
        <w:r>
          <w:rPr>
            <w:webHidden/>
          </w:rPr>
          <w:t>17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2" w:history="1">
        <w:r w:rsidRPr="00C15FFE">
          <w:rPr>
            <w:rStyle w:val="Hyperlink"/>
            <w:rFonts w:cs="Calibri"/>
          </w:rPr>
          <w:t>5.4.1.1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_Toc485325432 \h </w:instrText>
        </w:r>
        <w:r>
          <w:rPr>
            <w:webHidden/>
          </w:rPr>
        </w:r>
        <w:r>
          <w:rPr>
            <w:webHidden/>
          </w:rPr>
          <w:fldChar w:fldCharType="separate"/>
        </w:r>
        <w:r>
          <w:rPr>
            <w:webHidden/>
          </w:rPr>
          <w:t>17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3" w:history="1">
        <w:r w:rsidRPr="00C15FFE">
          <w:rPr>
            <w:rStyle w:val="Hyperlink"/>
            <w:rFonts w:cs="Calibri"/>
          </w:rPr>
          <w:t>5.4.1.2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_Toc485325433 \h </w:instrText>
        </w:r>
        <w:r>
          <w:rPr>
            <w:webHidden/>
          </w:rPr>
        </w:r>
        <w:r>
          <w:rPr>
            <w:webHidden/>
          </w:rPr>
          <w:fldChar w:fldCharType="separate"/>
        </w:r>
        <w:r>
          <w:rPr>
            <w:webHidden/>
          </w:rPr>
          <w:t>17</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4" w:history="1">
        <w:r w:rsidRPr="00C15FFE">
          <w:rPr>
            <w:rStyle w:val="Hyperlink"/>
            <w:rFonts w:cs="Calibri"/>
          </w:rPr>
          <w:t>5.4.2</w:t>
        </w:r>
        <w:r>
          <w:rPr>
            <w:rFonts w:asciiTheme="minorHAnsi" w:eastAsiaTheme="minorEastAsia" w:hAnsiTheme="minorHAnsi"/>
            <w:color w:val="auto"/>
            <w:kern w:val="0"/>
            <w:szCs w:val="22"/>
          </w:rPr>
          <w:tab/>
        </w:r>
        <w:r w:rsidRPr="00C15FFE">
          <w:rPr>
            <w:rStyle w:val="Hyperlink"/>
            <w:rFonts w:cs="Calibri"/>
          </w:rPr>
          <w:t>NONTRUSTED_NtWrapS_SyncCrc_RelsCrcHwUnit</w:t>
        </w:r>
        <w:r>
          <w:rPr>
            <w:webHidden/>
          </w:rPr>
          <w:tab/>
        </w:r>
        <w:r>
          <w:rPr>
            <w:webHidden/>
          </w:rPr>
          <w:fldChar w:fldCharType="begin"/>
        </w:r>
        <w:r>
          <w:rPr>
            <w:webHidden/>
          </w:rPr>
          <w:instrText xml:space="preserve"> PAGEREF _Toc485325434 \h </w:instrText>
        </w:r>
        <w:r>
          <w:rPr>
            <w:webHidden/>
          </w:rPr>
        </w:r>
        <w:r>
          <w:rPr>
            <w:webHidden/>
          </w:rPr>
          <w:fldChar w:fldCharType="separate"/>
        </w:r>
        <w:r>
          <w:rPr>
            <w:webHidden/>
          </w:rPr>
          <w:t>18</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5" w:history="1">
        <w:r w:rsidRPr="00C15FFE">
          <w:rPr>
            <w:rStyle w:val="Hyperlink"/>
            <w:rFonts w:cs="Calibri"/>
          </w:rPr>
          <w:t>5.4.2.1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_Toc485325435 \h </w:instrText>
        </w:r>
        <w:r>
          <w:rPr>
            <w:webHidden/>
          </w:rPr>
        </w:r>
        <w:r>
          <w:rPr>
            <w:webHidden/>
          </w:rPr>
          <w:fldChar w:fldCharType="separate"/>
        </w:r>
        <w:r>
          <w:rPr>
            <w:webHidden/>
          </w:rPr>
          <w:t>18</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6" w:history="1">
        <w:r w:rsidRPr="00C15FFE">
          <w:rPr>
            <w:rStyle w:val="Hyperlink"/>
            <w:rFonts w:cs="Calibri"/>
          </w:rPr>
          <w:t>5.4.2.2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_Toc485325436 \h </w:instrText>
        </w:r>
        <w:r>
          <w:rPr>
            <w:webHidden/>
          </w:rPr>
        </w:r>
        <w:r>
          <w:rPr>
            <w:webHidden/>
          </w:rPr>
          <w:fldChar w:fldCharType="separate"/>
        </w:r>
        <w:r>
          <w:rPr>
            <w:webHidden/>
          </w:rPr>
          <w:t>18</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7" w:history="1">
        <w:r w:rsidRPr="00C15FFE">
          <w:rPr>
            <w:rStyle w:val="Hyperlink"/>
            <w:rFonts w:cs="Calibri"/>
          </w:rPr>
          <w:t>5.4.3</w:t>
        </w:r>
        <w:r>
          <w:rPr>
            <w:rFonts w:asciiTheme="minorHAnsi" w:eastAsiaTheme="minorEastAsia" w:hAnsiTheme="minorHAnsi"/>
            <w:color w:val="auto"/>
            <w:kern w:val="0"/>
            <w:szCs w:val="22"/>
          </w:rPr>
          <w:tab/>
        </w:r>
        <w:r w:rsidRPr="00C15FFE">
          <w:rPr>
            <w:rStyle w:val="Hyperlink"/>
            <w:rFonts w:cs="Calibri"/>
          </w:rPr>
          <w:t>GetAvlCrcHwUnit</w:t>
        </w:r>
        <w:r>
          <w:rPr>
            <w:webHidden/>
          </w:rPr>
          <w:tab/>
        </w:r>
        <w:r>
          <w:rPr>
            <w:webHidden/>
          </w:rPr>
          <w:fldChar w:fldCharType="begin"/>
        </w:r>
        <w:r>
          <w:rPr>
            <w:webHidden/>
          </w:rPr>
          <w:instrText xml:space="preserve"> PAGEREF _Toc485325437 \h </w:instrText>
        </w:r>
        <w:r>
          <w:rPr>
            <w:webHidden/>
          </w:rPr>
        </w:r>
        <w:r>
          <w:rPr>
            <w:webHidden/>
          </w:rPr>
          <w:fldChar w:fldCharType="separate"/>
        </w:r>
        <w:r>
          <w:rPr>
            <w:webHidden/>
          </w:rPr>
          <w:t>19</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8" w:history="1">
        <w:r w:rsidRPr="00C15FFE">
          <w:rPr>
            <w:rStyle w:val="Hyperlink"/>
            <w:rFonts w:cs="Calibri"/>
          </w:rPr>
          <w:t>5.4.3.1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_Toc485325438 \h </w:instrText>
        </w:r>
        <w:r>
          <w:rPr>
            <w:webHidden/>
          </w:rPr>
        </w:r>
        <w:r>
          <w:rPr>
            <w:webHidden/>
          </w:rPr>
          <w:fldChar w:fldCharType="separate"/>
        </w:r>
        <w:r>
          <w:rPr>
            <w:webHidden/>
          </w:rPr>
          <w:t>19</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39" w:history="1">
        <w:r w:rsidRPr="00C15FFE">
          <w:rPr>
            <w:rStyle w:val="Hyperlink"/>
            <w:rFonts w:cs="Calibri"/>
          </w:rPr>
          <w:t>5.4.3.2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_Toc485325439 \h </w:instrText>
        </w:r>
        <w:r>
          <w:rPr>
            <w:webHidden/>
          </w:rPr>
        </w:r>
        <w:r>
          <w:rPr>
            <w:webHidden/>
          </w:rPr>
          <w:fldChar w:fldCharType="separate"/>
        </w:r>
        <w:r>
          <w:rPr>
            <w:webHidden/>
          </w:rPr>
          <w:t>19</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0" w:history="1">
        <w:r w:rsidRPr="00C15FFE">
          <w:rPr>
            <w:rStyle w:val="Hyperlink"/>
            <w:rFonts w:cs="Calibri"/>
          </w:rPr>
          <w:t>5.4.4</w:t>
        </w:r>
        <w:r>
          <w:rPr>
            <w:rFonts w:asciiTheme="minorHAnsi" w:eastAsiaTheme="minorEastAsia" w:hAnsiTheme="minorHAnsi"/>
            <w:color w:val="auto"/>
            <w:kern w:val="0"/>
            <w:szCs w:val="22"/>
          </w:rPr>
          <w:tab/>
        </w:r>
        <w:r w:rsidRPr="00C15FFE">
          <w:rPr>
            <w:rStyle w:val="Hyperlink"/>
            <w:rFonts w:cs="Calibri"/>
          </w:rPr>
          <w:t>NONTRUSTED_NtWrapS_SyncCrc_GetAvlCrcHwUnit</w:t>
        </w:r>
        <w:r>
          <w:rPr>
            <w:webHidden/>
          </w:rPr>
          <w:tab/>
        </w:r>
        <w:r>
          <w:rPr>
            <w:webHidden/>
          </w:rPr>
          <w:fldChar w:fldCharType="begin"/>
        </w:r>
        <w:r>
          <w:rPr>
            <w:webHidden/>
          </w:rPr>
          <w:instrText xml:space="preserve"> PAGEREF _Toc485325440 \h </w:instrText>
        </w:r>
        <w:r>
          <w:rPr>
            <w:webHidden/>
          </w:rPr>
        </w:r>
        <w:r>
          <w:rPr>
            <w:webHidden/>
          </w:rPr>
          <w:fldChar w:fldCharType="separate"/>
        </w:r>
        <w:r>
          <w:rPr>
            <w:webHidden/>
          </w:rPr>
          <w:t>20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1" w:history="1">
        <w:r w:rsidRPr="00C15FFE">
          <w:rPr>
            <w:rStyle w:val="Hyperlink"/>
            <w:rFonts w:cs="Calibri"/>
          </w:rPr>
          <w:t>5.4.4.1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_Toc485325441 \h </w:instrText>
        </w:r>
        <w:r>
          <w:rPr>
            <w:webHidden/>
          </w:rPr>
        </w:r>
        <w:r>
          <w:rPr>
            <w:webHidden/>
          </w:rPr>
          <w:fldChar w:fldCharType="separate"/>
        </w:r>
        <w:r>
          <w:rPr>
            <w:webHidden/>
          </w:rPr>
          <w:t>20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2" w:history="1">
        <w:r w:rsidRPr="00C15FFE">
          <w:rPr>
            <w:rStyle w:val="Hyperlink"/>
            <w:rFonts w:cs="Calibri"/>
          </w:rPr>
          <w:t>5.4.4.2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_Toc485325442 \h </w:instrText>
        </w:r>
        <w:r>
          <w:rPr>
            <w:webHidden/>
          </w:rPr>
        </w:r>
        <w:r>
          <w:rPr>
            <w:webHidden/>
          </w:rPr>
          <w:fldChar w:fldCharType="separate"/>
        </w:r>
        <w:r>
          <w:rPr>
            <w:webHidden/>
          </w:rPr>
          <w:t>20</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3" w:history="1">
        <w:r w:rsidRPr="00C15FFE">
          <w:rPr>
            <w:rStyle w:val="Hyperlink"/>
            <w:rFonts w:cs="Calibri"/>
          </w:rPr>
          <w:t>5.4.5</w:t>
        </w:r>
        <w:r>
          <w:rPr>
            <w:rFonts w:asciiTheme="minorHAnsi" w:eastAsiaTheme="minorEastAsia" w:hAnsiTheme="minorHAnsi"/>
            <w:color w:val="auto"/>
            <w:kern w:val="0"/>
            <w:szCs w:val="22"/>
          </w:rPr>
          <w:tab/>
        </w:r>
        <w:r w:rsidRPr="00C15FFE">
          <w:rPr>
            <w:rStyle w:val="Hyperlink"/>
            <w:rFonts w:cs="Calibri"/>
          </w:rPr>
          <w:t>CrcRegCfg</w:t>
        </w:r>
        <w:r>
          <w:rPr>
            <w:webHidden/>
          </w:rPr>
          <w:tab/>
        </w:r>
        <w:r>
          <w:rPr>
            <w:webHidden/>
          </w:rPr>
          <w:fldChar w:fldCharType="begin"/>
        </w:r>
        <w:r>
          <w:rPr>
            <w:webHidden/>
          </w:rPr>
          <w:instrText xml:space="preserve"> PAGEREF _Toc485325443 \h </w:instrText>
        </w:r>
        <w:r>
          <w:rPr>
            <w:webHidden/>
          </w:rPr>
        </w:r>
        <w:r>
          <w:rPr>
            <w:webHidden/>
          </w:rPr>
          <w:fldChar w:fldCharType="separate"/>
        </w:r>
        <w:r>
          <w:rPr>
            <w:webHidden/>
          </w:rPr>
          <w:t>21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4" w:history="1">
        <w:r w:rsidRPr="00C15FFE">
          <w:rPr>
            <w:rStyle w:val="Hyperlink"/>
            <w:rFonts w:cs="Calibri"/>
          </w:rPr>
          <w:t>5.4.5.1</w:t>
        </w:r>
        <w:r>
          <w:rPr>
            <w:rFonts w:asciiTheme="minorHAnsi" w:eastAsiaTheme="minorEastAsia" w:hAnsiTheme="minorHAnsi"/>
            <w:color w:val="auto"/>
            <w:kern w:val="0"/>
            <w:szCs w:val="22"/>
          </w:rPr>
          <w:tab/>
        </w:r>
        <w:r w:rsidRPr="00C15FFE">
          <w:rPr>
            <w:rStyle w:val="Hyperlink"/>
            <w:rFonts w:cs="Calibri"/>
          </w:rPr>
          <w:t>Design Rationale</w:t>
        </w:r>
        <w:r>
          <w:rPr>
            <w:webHidden/>
          </w:rPr>
          <w:tab/>
        </w:r>
        <w:r>
          <w:rPr>
            <w:webHidden/>
          </w:rPr>
          <w:fldChar w:fldCharType="begin"/>
        </w:r>
        <w:r>
          <w:rPr>
            <w:webHidden/>
          </w:rPr>
          <w:instrText xml:space="preserve"> PAGEREF _Toc485325444 \h </w:instrText>
        </w:r>
        <w:r>
          <w:rPr>
            <w:webHidden/>
          </w:rPr>
        </w:r>
        <w:r>
          <w:rPr>
            <w:webHidden/>
          </w:rPr>
          <w:fldChar w:fldCharType="separate"/>
        </w:r>
        <w:r>
          <w:rPr>
            <w:webHidden/>
          </w:rPr>
          <w:t>21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5" w:history="1">
        <w:r w:rsidRPr="00C15FFE">
          <w:rPr>
            <w:rStyle w:val="Hyperlink"/>
            <w:rFonts w:cs="Calibri"/>
          </w:rPr>
          <w:t>5.4.5.2</w:t>
        </w:r>
        <w:r>
          <w:rPr>
            <w:rFonts w:asciiTheme="minorHAnsi" w:eastAsiaTheme="minorEastAsia" w:hAnsiTheme="minorHAnsi"/>
            <w:color w:val="auto"/>
            <w:kern w:val="0"/>
            <w:szCs w:val="22"/>
          </w:rPr>
          <w:tab/>
        </w:r>
        <w:r w:rsidRPr="00C15FFE">
          <w:rPr>
            <w:rStyle w:val="Hyperlink"/>
            <w:rFonts w:cs="Calibri"/>
          </w:rPr>
          <w:t>Processing</w:t>
        </w:r>
        <w:r>
          <w:rPr>
            <w:webHidden/>
          </w:rPr>
          <w:tab/>
        </w:r>
        <w:r>
          <w:rPr>
            <w:webHidden/>
          </w:rPr>
          <w:fldChar w:fldCharType="begin"/>
        </w:r>
        <w:r>
          <w:rPr>
            <w:webHidden/>
          </w:rPr>
          <w:instrText xml:space="preserve"> PAGEREF _Toc485325445 \h </w:instrText>
        </w:r>
        <w:r>
          <w:rPr>
            <w:webHidden/>
          </w:rPr>
        </w:r>
        <w:r>
          <w:rPr>
            <w:webHidden/>
          </w:rPr>
          <w:fldChar w:fldCharType="separate"/>
        </w:r>
        <w:r>
          <w:rPr>
            <w:webHidden/>
          </w:rPr>
          <w:t>21</w:t>
        </w:r>
        <w:r>
          <w:rPr>
            <w:webHidden/>
          </w:rPr>
          <w:fldChar w:fldCharType="end"/>
        </w:r>
      </w:hyperlink>
    </w:p>
    <w:p w:rsidR="00E34863" w:rsidRDefault="00E34863">
      <w:pPr>
        <w:pStyle w:val="TOC2"/>
        <w:rPr>
          <w:rFonts w:asciiTheme="minorHAnsi" w:eastAsiaTheme="minorEastAsia" w:hAnsiTheme="minorHAnsi"/>
          <w:color w:val="auto"/>
          <w:kern w:val="0"/>
          <w:szCs w:val="22"/>
        </w:rPr>
      </w:pPr>
      <w:hyperlink w:anchor="_Toc485325446" w:history="1">
        <w:r w:rsidRPr="00C15FFE">
          <w:rPr>
            <w:rStyle w:val="Hyperlink"/>
            <w:rFonts w:cs="Calibri"/>
          </w:rPr>
          <w:t>5.5</w:t>
        </w:r>
        <w:r>
          <w:rPr>
            <w:rFonts w:asciiTheme="minorHAnsi" w:eastAsiaTheme="minorEastAsia" w:hAnsiTheme="minorHAnsi"/>
            <w:color w:val="auto"/>
            <w:kern w:val="0"/>
            <w:szCs w:val="22"/>
          </w:rPr>
          <w:tab/>
        </w:r>
        <w:r w:rsidRPr="00C15FFE">
          <w:rPr>
            <w:rStyle w:val="Hyperlink"/>
            <w:rFonts w:cs="Calibri"/>
          </w:rPr>
          <w:t>GLOBAL Function/Macro Definitions</w:t>
        </w:r>
        <w:r>
          <w:rPr>
            <w:webHidden/>
          </w:rPr>
          <w:tab/>
        </w:r>
        <w:r>
          <w:rPr>
            <w:webHidden/>
          </w:rPr>
          <w:fldChar w:fldCharType="begin"/>
        </w:r>
        <w:r>
          <w:rPr>
            <w:webHidden/>
          </w:rPr>
          <w:instrText xml:space="preserve"> PAGEREF _Toc485325446 \h </w:instrText>
        </w:r>
        <w:r>
          <w:rPr>
            <w:webHidden/>
          </w:rPr>
        </w:r>
        <w:r>
          <w:rPr>
            <w:webHidden/>
          </w:rPr>
          <w:fldChar w:fldCharType="separate"/>
        </w:r>
        <w:r>
          <w:rPr>
            <w:webHidden/>
          </w:rPr>
          <w:t>23</w:t>
        </w:r>
        <w:r>
          <w:rPr>
            <w:webHidden/>
          </w:rPr>
          <w:fldChar w:fldCharType="end"/>
        </w:r>
      </w:hyperlink>
    </w:p>
    <w:p w:rsidR="00E34863" w:rsidRDefault="00E34863">
      <w:pPr>
        <w:pStyle w:val="TOC1"/>
        <w:rPr>
          <w:rFonts w:eastAsiaTheme="minorEastAsia"/>
          <w:b w:val="0"/>
          <w:color w:val="auto"/>
          <w:kern w:val="0"/>
          <w:sz w:val="22"/>
          <w:szCs w:val="22"/>
          <w:lang w:val="en-US"/>
        </w:rPr>
      </w:pPr>
      <w:hyperlink w:anchor="_Toc485325447" w:history="1">
        <w:r w:rsidRPr="00C15FFE">
          <w:rPr>
            <w:rStyle w:val="Hyperlink"/>
            <w:rFonts w:ascii="Calibri" w:hAnsi="Calibri" w:cs="Calibri"/>
          </w:rPr>
          <w:t>6</w:t>
        </w:r>
        <w:r>
          <w:rPr>
            <w:rFonts w:eastAsiaTheme="minorEastAsia"/>
            <w:b w:val="0"/>
            <w:color w:val="auto"/>
            <w:kern w:val="0"/>
            <w:sz w:val="22"/>
            <w:szCs w:val="22"/>
            <w:lang w:val="en-US"/>
          </w:rPr>
          <w:tab/>
        </w:r>
        <w:r w:rsidRPr="00C15FFE">
          <w:rPr>
            <w:rStyle w:val="Hyperlink"/>
            <w:rFonts w:ascii="Calibri" w:hAnsi="Calibri"/>
          </w:rPr>
          <w:t>Known</w:t>
        </w:r>
        <w:r w:rsidRPr="00C15FFE">
          <w:rPr>
            <w:rStyle w:val="Hyperlink"/>
            <w:rFonts w:ascii="Calibri" w:hAnsi="Calibri" w:cs="Calibri"/>
          </w:rPr>
          <w:t xml:space="preserve"> Limitations with Design</w:t>
        </w:r>
        <w:r>
          <w:rPr>
            <w:webHidden/>
          </w:rPr>
          <w:tab/>
        </w:r>
        <w:r>
          <w:rPr>
            <w:webHidden/>
          </w:rPr>
          <w:fldChar w:fldCharType="begin"/>
        </w:r>
        <w:r>
          <w:rPr>
            <w:webHidden/>
          </w:rPr>
          <w:instrText xml:space="preserve"> PAGEREF _Toc485325447 \h </w:instrText>
        </w:r>
        <w:r>
          <w:rPr>
            <w:webHidden/>
          </w:rPr>
        </w:r>
        <w:r>
          <w:rPr>
            <w:webHidden/>
          </w:rPr>
          <w:fldChar w:fldCharType="separate"/>
        </w:r>
        <w:r>
          <w:rPr>
            <w:webHidden/>
          </w:rPr>
          <w:t>24</w:t>
        </w:r>
        <w:r>
          <w:rPr>
            <w:webHidden/>
          </w:rPr>
          <w:fldChar w:fldCharType="end"/>
        </w:r>
      </w:hyperlink>
    </w:p>
    <w:p w:rsidR="00E34863" w:rsidRDefault="00E34863">
      <w:pPr>
        <w:pStyle w:val="TOC1"/>
        <w:rPr>
          <w:rFonts w:eastAsiaTheme="minorEastAsia"/>
          <w:b w:val="0"/>
          <w:color w:val="auto"/>
          <w:kern w:val="0"/>
          <w:sz w:val="22"/>
          <w:szCs w:val="22"/>
          <w:lang w:val="en-US"/>
        </w:rPr>
      </w:pPr>
      <w:hyperlink w:anchor="_Toc485325448" w:history="1">
        <w:r w:rsidRPr="00C15FFE">
          <w:rPr>
            <w:rStyle w:val="Hyperlink"/>
            <w:rFonts w:ascii="Calibri" w:hAnsi="Calibri" w:cs="Calibri"/>
          </w:rPr>
          <w:t>7</w:t>
        </w:r>
        <w:r>
          <w:rPr>
            <w:rFonts w:eastAsiaTheme="minorEastAsia"/>
            <w:b w:val="0"/>
            <w:color w:val="auto"/>
            <w:kern w:val="0"/>
            <w:sz w:val="22"/>
            <w:szCs w:val="22"/>
            <w:lang w:val="en-US"/>
          </w:rPr>
          <w:tab/>
        </w:r>
        <w:r w:rsidRPr="00C15FFE">
          <w:rPr>
            <w:rStyle w:val="Hyperlink"/>
            <w:rFonts w:ascii="Calibri" w:hAnsi="Calibri" w:cs="Calibri"/>
          </w:rPr>
          <w:t>UNIT TEST CONSIDERATION</w:t>
        </w:r>
        <w:r>
          <w:rPr>
            <w:webHidden/>
          </w:rPr>
          <w:tab/>
        </w:r>
        <w:r>
          <w:rPr>
            <w:webHidden/>
          </w:rPr>
          <w:fldChar w:fldCharType="begin"/>
        </w:r>
        <w:r>
          <w:rPr>
            <w:webHidden/>
          </w:rPr>
          <w:instrText xml:space="preserve"> PAGEREF _Toc485325448 \h </w:instrText>
        </w:r>
        <w:r>
          <w:rPr>
            <w:webHidden/>
          </w:rPr>
        </w:r>
        <w:r>
          <w:rPr>
            <w:webHidden/>
          </w:rPr>
          <w:fldChar w:fldCharType="separate"/>
        </w:r>
        <w:r>
          <w:rPr>
            <w:webHidden/>
          </w:rPr>
          <w:t>25</w:t>
        </w:r>
        <w:r>
          <w:rPr>
            <w:webHidden/>
          </w:rPr>
          <w:fldChar w:fldCharType="end"/>
        </w:r>
      </w:hyperlink>
    </w:p>
    <w:p w:rsidR="00E34863" w:rsidRDefault="00E34863">
      <w:pPr>
        <w:pStyle w:val="TOC1"/>
        <w:tabs>
          <w:tab w:val="left" w:pos="1400"/>
        </w:tabs>
        <w:rPr>
          <w:rFonts w:eastAsiaTheme="minorEastAsia"/>
          <w:b w:val="0"/>
          <w:color w:val="auto"/>
          <w:kern w:val="0"/>
          <w:sz w:val="22"/>
          <w:szCs w:val="22"/>
          <w:lang w:val="en-US"/>
        </w:rPr>
      </w:pPr>
      <w:hyperlink w:anchor="_Toc485325449" w:history="1">
        <w:r w:rsidRPr="00C15FFE">
          <w:rPr>
            <w:rStyle w:val="Hyperlink"/>
          </w:rPr>
          <w:t>Appendix A</w:t>
        </w:r>
        <w:r>
          <w:rPr>
            <w:rFonts w:eastAsiaTheme="minorEastAsia"/>
            <w:b w:val="0"/>
            <w:color w:val="auto"/>
            <w:kern w:val="0"/>
            <w:sz w:val="22"/>
            <w:szCs w:val="22"/>
            <w:lang w:val="en-US"/>
          </w:rPr>
          <w:tab/>
        </w:r>
        <w:r w:rsidRPr="00C15FFE">
          <w:rPr>
            <w:rStyle w:val="Hyperlink"/>
          </w:rPr>
          <w:t>Abbreviations and Acronyms</w:t>
        </w:r>
        <w:r>
          <w:rPr>
            <w:webHidden/>
          </w:rPr>
          <w:tab/>
        </w:r>
        <w:r>
          <w:rPr>
            <w:webHidden/>
          </w:rPr>
          <w:fldChar w:fldCharType="begin"/>
        </w:r>
        <w:r>
          <w:rPr>
            <w:webHidden/>
          </w:rPr>
          <w:instrText xml:space="preserve"> PAGEREF _Toc485325449 \h </w:instrText>
        </w:r>
        <w:r>
          <w:rPr>
            <w:webHidden/>
          </w:rPr>
        </w:r>
        <w:r>
          <w:rPr>
            <w:webHidden/>
          </w:rPr>
          <w:fldChar w:fldCharType="separate"/>
        </w:r>
        <w:r>
          <w:rPr>
            <w:webHidden/>
          </w:rPr>
          <w:t>26</w:t>
        </w:r>
        <w:r>
          <w:rPr>
            <w:webHidden/>
          </w:rPr>
          <w:fldChar w:fldCharType="end"/>
        </w:r>
      </w:hyperlink>
    </w:p>
    <w:p w:rsidR="00E34863" w:rsidRDefault="00E34863">
      <w:pPr>
        <w:pStyle w:val="TOC1"/>
        <w:tabs>
          <w:tab w:val="left" w:pos="1400"/>
        </w:tabs>
        <w:rPr>
          <w:rFonts w:eastAsiaTheme="minorEastAsia"/>
          <w:b w:val="0"/>
          <w:color w:val="auto"/>
          <w:kern w:val="0"/>
          <w:sz w:val="22"/>
          <w:szCs w:val="22"/>
          <w:lang w:val="en-US"/>
        </w:rPr>
      </w:pPr>
      <w:hyperlink w:anchor="_Toc485325450" w:history="1">
        <w:r w:rsidRPr="00C15FFE">
          <w:rPr>
            <w:rStyle w:val="Hyperlink"/>
          </w:rPr>
          <w:t>Appendix B</w:t>
        </w:r>
        <w:r>
          <w:rPr>
            <w:rFonts w:eastAsiaTheme="minorEastAsia"/>
            <w:b w:val="0"/>
            <w:color w:val="auto"/>
            <w:kern w:val="0"/>
            <w:sz w:val="22"/>
            <w:szCs w:val="22"/>
            <w:lang w:val="en-US"/>
          </w:rPr>
          <w:tab/>
        </w:r>
        <w:r w:rsidRPr="00C15FFE">
          <w:rPr>
            <w:rStyle w:val="Hyperlink"/>
          </w:rPr>
          <w:t>Glossary</w:t>
        </w:r>
        <w:r>
          <w:rPr>
            <w:webHidden/>
          </w:rPr>
          <w:tab/>
        </w:r>
        <w:r>
          <w:rPr>
            <w:webHidden/>
          </w:rPr>
          <w:fldChar w:fldCharType="begin"/>
        </w:r>
        <w:r>
          <w:rPr>
            <w:webHidden/>
          </w:rPr>
          <w:instrText xml:space="preserve"> PAGEREF _Toc485325450 \h </w:instrText>
        </w:r>
        <w:r>
          <w:rPr>
            <w:webHidden/>
          </w:rPr>
        </w:r>
        <w:r>
          <w:rPr>
            <w:webHidden/>
          </w:rPr>
          <w:fldChar w:fldCharType="separate"/>
        </w:r>
        <w:r>
          <w:rPr>
            <w:webHidden/>
          </w:rPr>
          <w:t>27</w:t>
        </w:r>
        <w:r>
          <w:rPr>
            <w:webHidden/>
          </w:rPr>
          <w:fldChar w:fldCharType="end"/>
        </w:r>
      </w:hyperlink>
    </w:p>
    <w:p w:rsidR="00E34863" w:rsidRDefault="00E34863">
      <w:pPr>
        <w:pStyle w:val="TOC1"/>
        <w:tabs>
          <w:tab w:val="left" w:pos="1400"/>
        </w:tabs>
        <w:rPr>
          <w:rFonts w:eastAsiaTheme="minorEastAsia"/>
          <w:b w:val="0"/>
          <w:color w:val="auto"/>
          <w:kern w:val="0"/>
          <w:sz w:val="22"/>
          <w:szCs w:val="22"/>
          <w:lang w:val="en-US"/>
        </w:rPr>
      </w:pPr>
      <w:hyperlink w:anchor="_Toc485325451" w:history="1">
        <w:r w:rsidRPr="00C15FFE">
          <w:rPr>
            <w:rStyle w:val="Hyperlink"/>
          </w:rPr>
          <w:t>Appendix C</w:t>
        </w:r>
        <w:r>
          <w:rPr>
            <w:rFonts w:eastAsiaTheme="minorEastAsia"/>
            <w:b w:val="0"/>
            <w:color w:val="auto"/>
            <w:kern w:val="0"/>
            <w:sz w:val="22"/>
            <w:szCs w:val="22"/>
            <w:lang w:val="en-US"/>
          </w:rPr>
          <w:tab/>
        </w:r>
        <w:r w:rsidRPr="00C15FFE">
          <w:rPr>
            <w:rStyle w:val="Hyperlink"/>
          </w:rPr>
          <w:t>References</w:t>
        </w:r>
        <w:r>
          <w:rPr>
            <w:webHidden/>
          </w:rPr>
          <w:tab/>
        </w:r>
        <w:r>
          <w:rPr>
            <w:webHidden/>
          </w:rPr>
          <w:fldChar w:fldCharType="begin"/>
        </w:r>
        <w:r>
          <w:rPr>
            <w:webHidden/>
          </w:rPr>
          <w:instrText xml:space="preserve"> PAGEREF _Toc485325451 \h </w:instrText>
        </w:r>
        <w:r>
          <w:rPr>
            <w:webHidden/>
          </w:rPr>
        </w:r>
        <w:r>
          <w:rPr>
            <w:webHidden/>
          </w:rPr>
          <w:fldChar w:fldCharType="separate"/>
        </w:r>
        <w:r>
          <w:rPr>
            <w:webHidden/>
          </w:rPr>
          <w:t>28</w:t>
        </w:r>
        <w:r>
          <w:rPr>
            <w:webHidden/>
          </w:rPr>
          <w:fldChar w:fldCharType="end"/>
        </w:r>
      </w:hyperlink>
    </w:p>
    <w:p w:rsidR="00707BA6" w:rsidRPr="00A158C7" w:rsidRDefault="00E16D14" w:rsidP="00E16D14">
      <w:pPr>
        <w:jc w:val="center"/>
      </w:pPr>
      <w:r>
        <w:rPr>
          <w:caps/>
        </w:rPr>
        <w:fldChar w:fldCharType="end"/>
      </w:r>
    </w:p>
    <w:p w:rsidR="00B81C1B" w:rsidRPr="00A158C7" w:rsidRDefault="00FE5DF5" w:rsidP="00B0024F">
      <w:pPr>
        <w:pStyle w:val="Heading1"/>
      </w:pPr>
      <w:bookmarkStart w:id="17" w:name="_Toc485325396"/>
      <w:r w:rsidRPr="00A158C7">
        <w:lastRenderedPageBreak/>
        <w:t>Introduction</w:t>
      </w:r>
      <w:bookmarkEnd w:id="17"/>
    </w:p>
    <w:p w:rsidR="00063A7A" w:rsidRPr="00A158C7" w:rsidRDefault="00FE5DF5" w:rsidP="000B37D5">
      <w:pPr>
        <w:pStyle w:val="Heading2"/>
      </w:pPr>
      <w:bookmarkStart w:id="18" w:name="_Toc485325397"/>
      <w:r w:rsidRPr="00A158C7">
        <w:t>Purpose</w:t>
      </w:r>
      <w:bookmarkEnd w:id="18"/>
    </w:p>
    <w:p w:rsidR="0028321C" w:rsidRPr="00A158C7" w:rsidRDefault="0028321C" w:rsidP="0028321C">
      <w:pPr>
        <w:rPr>
          <w:lang w:bidi="ar-SA"/>
        </w:rPr>
      </w:pPr>
      <w:r>
        <w:rPr>
          <w:lang w:bidi="ar-SA"/>
        </w:rPr>
        <w:t xml:space="preserve">This MDD aids in documenting the implementation of CM800A for the synchronous CRC API with the EA4 hardware CRC units. </w:t>
      </w:r>
    </w:p>
    <w:p w:rsidR="00AE0435" w:rsidRPr="00A158C7" w:rsidRDefault="00FE5DF5" w:rsidP="000B37D5">
      <w:pPr>
        <w:pStyle w:val="Heading2"/>
      </w:pPr>
      <w:bookmarkStart w:id="19" w:name="_Toc485325398"/>
      <w:r w:rsidRPr="00A158C7">
        <w:t>Scope</w:t>
      </w:r>
      <w:bookmarkEnd w:id="19"/>
    </w:p>
    <w:p w:rsidR="00DC0959" w:rsidRPr="008C412D" w:rsidRDefault="00DC0959" w:rsidP="00DC0959">
      <w:pPr>
        <w:jc w:val="both"/>
        <w:rPr>
          <w:rFonts w:cs="Calibri"/>
        </w:rPr>
      </w:pPr>
      <w:r w:rsidRPr="008C412D">
        <w:rPr>
          <w:rFonts w:cs="Calibri"/>
        </w:rPr>
        <w:t>The following definitions are used throughout this document:</w:t>
      </w:r>
    </w:p>
    <w:p w:rsidR="00DC0959" w:rsidRPr="008C412D" w:rsidRDefault="00DC0959" w:rsidP="00C93030">
      <w:pPr>
        <w:keepNext/>
        <w:numPr>
          <w:ilvl w:val="0"/>
          <w:numId w:val="14"/>
        </w:numPr>
        <w:jc w:val="both"/>
        <w:rPr>
          <w:rFonts w:cs="Calibri"/>
        </w:rPr>
      </w:pPr>
      <w:r w:rsidRPr="008C412D">
        <w:rPr>
          <w:rFonts w:cs="Calibri"/>
          <w:b/>
          <w:bCs/>
          <w:u w:val="single"/>
        </w:rPr>
        <w:t>Shall</w:t>
      </w:r>
      <w:r w:rsidRPr="008C412D">
        <w:rPr>
          <w:rFonts w:cs="Calibri"/>
        </w:rPr>
        <w:t xml:space="preserve">: indicates a mandatory requirement without exception in compliance. </w:t>
      </w:r>
    </w:p>
    <w:p w:rsidR="00DC0959" w:rsidRPr="008C412D" w:rsidRDefault="00DC0959" w:rsidP="00C93030">
      <w:pPr>
        <w:keepNext/>
        <w:numPr>
          <w:ilvl w:val="0"/>
          <w:numId w:val="14"/>
        </w:numPr>
        <w:jc w:val="both"/>
        <w:rPr>
          <w:rFonts w:cs="Calibri"/>
        </w:rPr>
      </w:pPr>
      <w:r w:rsidRPr="008C412D">
        <w:rPr>
          <w:rFonts w:cs="Calibri"/>
          <w:b/>
          <w:bCs/>
          <w:u w:val="single"/>
        </w:rPr>
        <w:t>Should</w:t>
      </w:r>
      <w:r w:rsidRPr="008C412D">
        <w:rPr>
          <w:rFonts w:cs="Calibri"/>
        </w:rPr>
        <w:t>: indicates a mandatory requirement</w:t>
      </w:r>
      <w:r>
        <w:rPr>
          <w:rFonts w:cs="Calibri"/>
        </w:rPr>
        <w:t>;</w:t>
      </w:r>
      <w:r w:rsidRPr="008C412D">
        <w:rPr>
          <w:rFonts w:cs="Calibri"/>
        </w:rPr>
        <w:t xml:space="preserve"> </w:t>
      </w:r>
      <w:r>
        <w:rPr>
          <w:rFonts w:cs="Calibri"/>
        </w:rPr>
        <w:t>exceptions</w:t>
      </w:r>
      <w:r w:rsidRPr="008C412D">
        <w:rPr>
          <w:rFonts w:cs="Calibri"/>
        </w:rPr>
        <w:t xml:space="preserve"> allowed </w:t>
      </w:r>
      <w:r>
        <w:rPr>
          <w:rFonts w:cs="Calibri"/>
        </w:rPr>
        <w:t>only with documented justification</w:t>
      </w:r>
      <w:r w:rsidRPr="008C412D">
        <w:rPr>
          <w:rFonts w:cs="Calibri"/>
        </w:rPr>
        <w:t xml:space="preserve">.  </w:t>
      </w:r>
    </w:p>
    <w:p w:rsidR="00DC0959" w:rsidRPr="008C412D" w:rsidRDefault="00DC0959" w:rsidP="00C93030">
      <w:pPr>
        <w:keepNext/>
        <w:numPr>
          <w:ilvl w:val="0"/>
          <w:numId w:val="14"/>
        </w:numPr>
        <w:jc w:val="both"/>
        <w:rPr>
          <w:rFonts w:cs="Calibri"/>
        </w:rPr>
      </w:pPr>
      <w:r w:rsidRPr="008C412D">
        <w:rPr>
          <w:rFonts w:cs="Calibri"/>
          <w:b/>
          <w:bCs/>
          <w:u w:val="single"/>
        </w:rPr>
        <w:t>May</w:t>
      </w:r>
      <w:r w:rsidRPr="008C412D">
        <w:rPr>
          <w:rFonts w:cs="Calibri"/>
        </w:rPr>
        <w:t>: indicates an optional action.</w:t>
      </w:r>
    </w:p>
    <w:p w:rsidR="00F95E33" w:rsidRPr="00A158C7" w:rsidRDefault="00F95E33" w:rsidP="00E16D14"/>
    <w:bookmarkStart w:id="20" w:name="_Toc406065228"/>
    <w:bookmarkEnd w:id="2"/>
    <w:bookmarkEnd w:id="3"/>
    <w:bookmarkEnd w:id="4"/>
    <w:bookmarkEnd w:id="5"/>
    <w:bookmarkEnd w:id="6"/>
    <w:p w:rsidR="00312179" w:rsidRDefault="002B094F" w:rsidP="00F43F8E">
      <w:pPr>
        <w:pStyle w:val="Heading1"/>
        <w:rPr>
          <w:rFonts w:ascii="Calibri" w:hAnsi="Calibri" w:cs="Calibri"/>
        </w:rPr>
      </w:pPr>
      <w:r>
        <w:rPr>
          <w:rFonts w:ascii="Calibri" w:hAnsi="Calibri" w:cs="Calibri"/>
        </w:rPr>
        <w:lastRenderedPageBreak/>
        <w:fldChar w:fldCharType="begin"/>
      </w:r>
      <w:r>
        <w:rPr>
          <w:rFonts w:ascii="Calibri" w:hAnsi="Calibri" w:cs="Calibri"/>
        </w:rPr>
        <w:instrText xml:space="preserve"> DOCPROPERTY  "Document Version"  \* MERGEFORMAT </w:instrText>
      </w:r>
      <w:r>
        <w:rPr>
          <w:rFonts w:ascii="Calibri" w:hAnsi="Calibri" w:cs="Calibri"/>
        </w:rPr>
        <w:fldChar w:fldCharType="separate"/>
      </w:r>
      <w:bookmarkStart w:id="21" w:name="_Toc485325399"/>
      <w:r w:rsidR="005B0D1A">
        <w:rPr>
          <w:rFonts w:ascii="Calibri" w:hAnsi="Calibri" w:cs="Calibri"/>
        </w:rPr>
        <w:t>SyncCrc</w:t>
      </w:r>
      <w:r>
        <w:rPr>
          <w:rFonts w:ascii="Calibri" w:hAnsi="Calibri" w:cs="Calibri"/>
        </w:rPr>
        <w:fldChar w:fldCharType="end"/>
      </w:r>
      <w:r>
        <w:rPr>
          <w:rFonts w:ascii="Calibri" w:hAnsi="Calibri" w:cs="Calibri"/>
        </w:rPr>
        <w:t xml:space="preserve"> </w:t>
      </w:r>
      <w:r w:rsidR="00D229A6">
        <w:rPr>
          <w:rFonts w:ascii="Calibri" w:hAnsi="Calibri" w:cs="Calibri"/>
        </w:rPr>
        <w:t xml:space="preserve">&amp; </w:t>
      </w:r>
      <w:r w:rsidR="00D229A6" w:rsidRPr="00AA38E8">
        <w:rPr>
          <w:rFonts w:ascii="Calibri" w:hAnsi="Calibri" w:cs="Calibri"/>
        </w:rPr>
        <w:t>High-Level Description</w:t>
      </w:r>
      <w:bookmarkEnd w:id="20"/>
      <w:bookmarkEnd w:id="21"/>
    </w:p>
    <w:p w:rsidR="00D229A6" w:rsidRPr="0028321C" w:rsidRDefault="0028321C" w:rsidP="00D229A6">
      <w:pPr>
        <w:rPr>
          <w:rFonts w:cs="Calibri"/>
        </w:rPr>
      </w:pPr>
      <w:r>
        <w:rPr>
          <w:rFonts w:cs="Calibri"/>
        </w:rPr>
        <w:t xml:space="preserve">Provides an API interface for other BSW and application level software components to calculate a synchronous CRC calculation using the EA4 hardware peripherals. </w:t>
      </w:r>
    </w:p>
    <w:p w:rsidR="00D229A6" w:rsidRDefault="00D229A6" w:rsidP="00D229A6">
      <w:pPr>
        <w:rPr>
          <w:rFonts w:cs="Calibri"/>
          <w:i/>
        </w:rPr>
      </w:pPr>
    </w:p>
    <w:p w:rsidR="00D229A6" w:rsidRPr="00AA38E8" w:rsidRDefault="00D229A6" w:rsidP="00D229A6">
      <w:pPr>
        <w:pStyle w:val="Heading1"/>
        <w:ind w:left="562" w:hanging="562"/>
        <w:rPr>
          <w:rFonts w:ascii="Calibri" w:hAnsi="Calibri" w:cs="Calibri"/>
        </w:rPr>
      </w:pPr>
      <w:bookmarkStart w:id="22" w:name="_Toc406065229"/>
      <w:bookmarkStart w:id="23" w:name="_Toc485325400"/>
      <w:r w:rsidRPr="00AA38E8">
        <w:rPr>
          <w:rFonts w:ascii="Calibri" w:hAnsi="Calibri" w:cs="Calibri"/>
        </w:rPr>
        <w:lastRenderedPageBreak/>
        <w:t>Design details of software module</w:t>
      </w:r>
      <w:bookmarkEnd w:id="22"/>
      <w:bookmarkEnd w:id="23"/>
    </w:p>
    <w:p w:rsidR="00D229A6" w:rsidRDefault="00D229A6" w:rsidP="00D229A6">
      <w:pPr>
        <w:pStyle w:val="Heading2"/>
        <w:rPr>
          <w:rFonts w:ascii="Calibri" w:hAnsi="Calibri" w:cs="Calibri"/>
        </w:rPr>
      </w:pPr>
      <w:bookmarkStart w:id="24" w:name="_Toc406065230"/>
      <w:bookmarkStart w:id="25" w:name="_Toc485325401"/>
      <w:r w:rsidRPr="00D229A6">
        <w:t>Graphical</w:t>
      </w:r>
      <w:r>
        <w:rPr>
          <w:rFonts w:ascii="Calibri" w:hAnsi="Calibri" w:cs="Calibri"/>
        </w:rPr>
        <w:t xml:space="preserve"> representation of </w:t>
      </w:r>
      <w:bookmarkEnd w:id="24"/>
      <w:r w:rsidR="00AE55D3">
        <w:rPr>
          <w:rFonts w:ascii="Calibri" w:hAnsi="Calibri" w:cs="Calibri"/>
        </w:rPr>
        <w:fldChar w:fldCharType="begin"/>
      </w:r>
      <w:r w:rsidR="00AE55D3">
        <w:rPr>
          <w:rFonts w:ascii="Calibri" w:hAnsi="Calibri" w:cs="Calibri"/>
        </w:rPr>
        <w:instrText xml:space="preserve"> DOCPROPERTY  "Document Version"  \* MERGEFORMAT </w:instrText>
      </w:r>
      <w:r w:rsidR="00AE55D3">
        <w:rPr>
          <w:rFonts w:ascii="Calibri" w:hAnsi="Calibri" w:cs="Calibri"/>
        </w:rPr>
        <w:fldChar w:fldCharType="separate"/>
      </w:r>
      <w:r w:rsidR="005B0D1A">
        <w:rPr>
          <w:rFonts w:ascii="Calibri" w:hAnsi="Calibri" w:cs="Calibri"/>
        </w:rPr>
        <w:t>SyncCrc</w:t>
      </w:r>
      <w:bookmarkEnd w:id="25"/>
      <w:r w:rsidR="00AE55D3">
        <w:rPr>
          <w:rFonts w:ascii="Calibri" w:hAnsi="Calibri" w:cs="Calibri"/>
        </w:rPr>
        <w:fldChar w:fldCharType="end"/>
      </w:r>
    </w:p>
    <w:p w:rsidR="0028321C" w:rsidRPr="0028321C" w:rsidRDefault="0028321C" w:rsidP="0028321C">
      <w:pPr>
        <w:jc w:val="center"/>
        <w:rPr>
          <w:lang w:bidi="ar-SA"/>
        </w:rPr>
      </w:pPr>
      <w:r>
        <w:rPr>
          <w:noProof/>
          <w:sz w:val="16"/>
          <w:szCs w:val="16"/>
          <w:lang w:bidi="ar-SA"/>
        </w:rPr>
        <w:drawing>
          <wp:inline distT="0" distB="0" distL="0" distR="0" wp14:anchorId="741ABB31" wp14:editId="408C47C1">
            <wp:extent cx="2442949" cy="241037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CrcPic.jpg"/>
                    <pic:cNvPicPr/>
                  </pic:nvPicPr>
                  <pic:blipFill>
                    <a:blip r:embed="rId12">
                      <a:extLst>
                        <a:ext uri="{28A0092B-C50C-407E-A947-70E740481C1C}">
                          <a14:useLocalDpi xmlns:a14="http://schemas.microsoft.com/office/drawing/2010/main" val="0"/>
                        </a:ext>
                      </a:extLst>
                    </a:blip>
                    <a:stretch>
                      <a:fillRect/>
                    </a:stretch>
                  </pic:blipFill>
                  <pic:spPr>
                    <a:xfrm>
                      <a:off x="0" y="0"/>
                      <a:ext cx="2443436" cy="2410857"/>
                    </a:xfrm>
                    <a:prstGeom prst="rect">
                      <a:avLst/>
                    </a:prstGeom>
                  </pic:spPr>
                </pic:pic>
              </a:graphicData>
            </a:graphic>
          </wp:inline>
        </w:drawing>
      </w:r>
    </w:p>
    <w:p w:rsidR="00D229A6" w:rsidRPr="0028321C" w:rsidRDefault="00D229A6" w:rsidP="00D229A6">
      <w:pPr>
        <w:pStyle w:val="Heading2"/>
        <w:rPr>
          <w:rFonts w:ascii="Calibri" w:hAnsi="Calibri" w:cs="Calibri"/>
        </w:rPr>
      </w:pPr>
      <w:bookmarkStart w:id="26" w:name="_Toc406065231"/>
      <w:bookmarkStart w:id="27" w:name="_Toc485325402"/>
      <w:r w:rsidRPr="002D6391">
        <w:rPr>
          <w:rFonts w:ascii="Calibri" w:hAnsi="Calibri" w:cs="Calibri"/>
        </w:rPr>
        <w:t>Data Flow Diagram</w:t>
      </w:r>
      <w:bookmarkEnd w:id="26"/>
      <w:bookmarkEnd w:id="27"/>
    </w:p>
    <w:p w:rsidR="00D229A6" w:rsidRPr="0028321C" w:rsidRDefault="00AC4CD8" w:rsidP="00D229A6">
      <w:pPr>
        <w:pStyle w:val="Heading3"/>
        <w:tabs>
          <w:tab w:val="clear" w:pos="1017"/>
        </w:tabs>
        <w:ind w:left="562" w:hanging="562"/>
        <w:rPr>
          <w:rFonts w:ascii="Calibri" w:hAnsi="Calibri" w:cs="Calibri"/>
        </w:rPr>
      </w:pPr>
      <w:bookmarkStart w:id="28" w:name="_Toc375924736"/>
      <w:bookmarkStart w:id="29" w:name="_Toc406065232"/>
      <w:bookmarkStart w:id="30" w:name="_Toc485325403"/>
      <w:r w:rsidRPr="00305C34">
        <w:rPr>
          <w:rFonts w:ascii="Calibri" w:hAnsi="Calibri"/>
        </w:rPr>
        <w:t xml:space="preserve">Component </w:t>
      </w:r>
      <w:r w:rsidR="00D229A6" w:rsidRPr="002B094F">
        <w:rPr>
          <w:rFonts w:ascii="Calibri" w:hAnsi="Calibri" w:cs="Calibri"/>
        </w:rPr>
        <w:t>level</w:t>
      </w:r>
      <w:r w:rsidR="00D229A6" w:rsidRPr="002D6391">
        <w:rPr>
          <w:rFonts w:ascii="Calibri" w:hAnsi="Calibri" w:cs="Calibri"/>
        </w:rPr>
        <w:t xml:space="preserve"> DFD</w:t>
      </w:r>
      <w:bookmarkEnd w:id="28"/>
      <w:bookmarkEnd w:id="29"/>
      <w:bookmarkEnd w:id="30"/>
    </w:p>
    <w:p w:rsidR="00D229A6" w:rsidRPr="00A32585" w:rsidRDefault="00AC4CD8" w:rsidP="00D229A6">
      <w:pPr>
        <w:pStyle w:val="Heading3"/>
        <w:ind w:left="562" w:hanging="562"/>
        <w:rPr>
          <w:rFonts w:ascii="Calibri" w:hAnsi="Calibri" w:cs="Calibri"/>
        </w:rPr>
      </w:pPr>
      <w:bookmarkStart w:id="31" w:name="_Toc375924737"/>
      <w:bookmarkStart w:id="32" w:name="_Toc406065233"/>
      <w:bookmarkStart w:id="33" w:name="_Toc485325404"/>
      <w:r>
        <w:rPr>
          <w:rFonts w:ascii="Calibri" w:hAnsi="Calibri"/>
        </w:rPr>
        <w:t>Function</w:t>
      </w:r>
      <w:r w:rsidRPr="00231F0B">
        <w:rPr>
          <w:rFonts w:ascii="Calibri" w:hAnsi="Calibri"/>
        </w:rPr>
        <w:t xml:space="preserve"> </w:t>
      </w:r>
      <w:r w:rsidR="00D229A6" w:rsidRPr="00A32585">
        <w:rPr>
          <w:rFonts w:ascii="Calibri" w:hAnsi="Calibri" w:cs="Calibri"/>
        </w:rPr>
        <w:t>level DFD</w:t>
      </w:r>
      <w:bookmarkEnd w:id="31"/>
      <w:bookmarkEnd w:id="32"/>
      <w:bookmarkEnd w:id="33"/>
    </w:p>
    <w:p w:rsidR="002B094F" w:rsidRDefault="002B094F" w:rsidP="002B094F">
      <w:pPr>
        <w:rPr>
          <w:lang w:bidi="ar-SA"/>
        </w:rPr>
      </w:pPr>
    </w:p>
    <w:p w:rsidR="002B094F" w:rsidRPr="00AC4CD8" w:rsidRDefault="002B094F" w:rsidP="00AC4CD8">
      <w:pPr>
        <w:pStyle w:val="Heading1"/>
        <w:ind w:left="562" w:hanging="562"/>
        <w:rPr>
          <w:rFonts w:ascii="Calibri" w:hAnsi="Calibri" w:cs="Calibri"/>
        </w:rPr>
      </w:pPr>
      <w:bookmarkStart w:id="34" w:name="_Toc338170479"/>
      <w:bookmarkStart w:id="35" w:name="_Toc375678228"/>
      <w:bookmarkStart w:id="36" w:name="_Toc418080062"/>
      <w:bookmarkStart w:id="37" w:name="_Toc421709912"/>
      <w:bookmarkStart w:id="38" w:name="_Toc485325405"/>
      <w:r w:rsidRPr="00AC4CD8">
        <w:rPr>
          <w:rFonts w:ascii="Calibri" w:hAnsi="Calibri" w:cs="Calibri"/>
        </w:rPr>
        <w:lastRenderedPageBreak/>
        <w:t>Constant Data Dictionary</w:t>
      </w:r>
      <w:bookmarkEnd w:id="34"/>
      <w:bookmarkEnd w:id="35"/>
      <w:bookmarkEnd w:id="36"/>
      <w:bookmarkEnd w:id="37"/>
      <w:bookmarkEnd w:id="38"/>
    </w:p>
    <w:p w:rsidR="00AC4CD8" w:rsidRPr="00DA5500" w:rsidRDefault="00AC4CD8" w:rsidP="00AC4CD8">
      <w:pPr>
        <w:pStyle w:val="Heading2"/>
        <w:spacing w:after="60"/>
        <w:rPr>
          <w:rFonts w:ascii="Calibri" w:hAnsi="Calibri"/>
        </w:rPr>
      </w:pPr>
      <w:bookmarkStart w:id="39" w:name="_Toc421011506"/>
      <w:bookmarkStart w:id="40" w:name="_Toc421786527"/>
      <w:bookmarkStart w:id="41" w:name="_Toc485325406"/>
      <w:bookmarkStart w:id="42" w:name="_Toc418080064"/>
      <w:r w:rsidRPr="00DA5500">
        <w:rPr>
          <w:rFonts w:ascii="Calibri" w:hAnsi="Calibri"/>
        </w:rPr>
        <w:t>Program (fixed) Constants</w:t>
      </w:r>
      <w:bookmarkEnd w:id="39"/>
      <w:bookmarkEnd w:id="40"/>
      <w:bookmarkEnd w:id="41"/>
    </w:p>
    <w:p w:rsidR="00AC4CD8" w:rsidRPr="00DA5500" w:rsidRDefault="00AC4CD8" w:rsidP="00AC4CD8">
      <w:pPr>
        <w:pStyle w:val="Heading3"/>
        <w:tabs>
          <w:tab w:val="clear" w:pos="1017"/>
          <w:tab w:val="num" w:pos="567"/>
        </w:tabs>
        <w:ind w:left="567"/>
        <w:rPr>
          <w:rFonts w:ascii="Calibri" w:hAnsi="Calibri"/>
        </w:rPr>
      </w:pPr>
      <w:bookmarkStart w:id="43" w:name="_Toc485325407"/>
      <w:bookmarkEnd w:id="42"/>
      <w:r w:rsidRPr="00DA5500">
        <w:rPr>
          <w:rFonts w:ascii="Calibri" w:hAnsi="Calibri"/>
        </w:rPr>
        <w:t>Embedded Constants</w:t>
      </w:r>
      <w:bookmarkEnd w:id="43"/>
    </w:p>
    <w:p w:rsidR="00AC4CD8" w:rsidRDefault="00AC4CD8" w:rsidP="00AC4CD8">
      <w:pPr>
        <w:pStyle w:val="Heading4"/>
        <w:rPr>
          <w:rFonts w:ascii="Calibri" w:hAnsi="Calibri"/>
        </w:rPr>
      </w:pPr>
      <w:r w:rsidRPr="00987B4A">
        <w:rPr>
          <w:rFonts w:ascii="Calibri" w:hAnsi="Calibri"/>
        </w:rPr>
        <w:t>Loc</w:t>
      </w:r>
      <w:r w:rsidRPr="002E3F2E">
        <w:rPr>
          <w:rFonts w:ascii="Calibri" w:hAnsi="Calibri"/>
        </w:rPr>
        <w:t>a</w:t>
      </w:r>
      <w:r w:rsidRPr="00987B4A">
        <w:rPr>
          <w:rFonts w:ascii="Calibri" w:hAnsi="Calibri"/>
        </w:rPr>
        <w:t>l Constants</w:t>
      </w:r>
    </w:p>
    <w:p w:rsidR="0028321C" w:rsidRPr="0028321C" w:rsidRDefault="0028321C" w:rsidP="0028321C">
      <w:pPr>
        <w:rPr>
          <w:lang w:bidi="ar-SA"/>
        </w:rPr>
      </w:pPr>
      <w:r>
        <w:rPr>
          <w:lang w:bidi="ar-SA"/>
        </w:rPr>
        <w:t>Values between the brackets [] are the ranges that the</w:t>
      </w:r>
      <w:r w:rsidR="002C4F02">
        <w:rPr>
          <w:lang w:bidi="ar-SA"/>
        </w:rPr>
        <w:t xml:space="preserve"> configurable</w:t>
      </w:r>
      <w:r>
        <w:rPr>
          <w:lang w:bidi="ar-SA"/>
        </w:rPr>
        <w:t xml:space="preserve"> constants could be defined as for a given integration. These values are generated by Configurator before the software build. </w:t>
      </w:r>
    </w:p>
    <w:tbl>
      <w:tblPr>
        <w:tblW w:w="865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710"/>
        <w:gridCol w:w="1225"/>
        <w:gridCol w:w="1827"/>
      </w:tblGrid>
      <w:tr w:rsidR="0028321C" w:rsidRPr="00AA38E8" w:rsidTr="0028321C">
        <w:tc>
          <w:tcPr>
            <w:tcW w:w="3888"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Constant Name</w:t>
            </w:r>
          </w:p>
        </w:tc>
        <w:tc>
          <w:tcPr>
            <w:tcW w:w="1710"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Resolution</w:t>
            </w:r>
          </w:p>
        </w:tc>
        <w:tc>
          <w:tcPr>
            <w:tcW w:w="1225"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Units</w:t>
            </w:r>
          </w:p>
        </w:tc>
        <w:tc>
          <w:tcPr>
            <w:tcW w:w="1827" w:type="dxa"/>
            <w:tcBorders>
              <w:top w:val="single" w:sz="6" w:space="0" w:color="auto"/>
              <w:left w:val="single" w:sz="6" w:space="0" w:color="auto"/>
              <w:bottom w:val="single" w:sz="6" w:space="0" w:color="auto"/>
              <w:right w:val="single" w:sz="6" w:space="0" w:color="auto"/>
            </w:tcBorders>
            <w:shd w:val="pct30" w:color="FFFF00" w:fill="FFFFFF"/>
          </w:tcPr>
          <w:p w:rsidR="0028321C" w:rsidRPr="00AA38E8" w:rsidRDefault="0028321C" w:rsidP="0028321C">
            <w:pPr>
              <w:spacing w:before="60" w:after="60"/>
              <w:jc w:val="center"/>
              <w:rPr>
                <w:rFonts w:cs="Calibri"/>
                <w:sz w:val="16"/>
                <w:szCs w:val="16"/>
              </w:rPr>
            </w:pPr>
            <w:r w:rsidRPr="00AA38E8">
              <w:rPr>
                <w:rFonts w:cs="Calibri"/>
                <w:sz w:val="16"/>
                <w:szCs w:val="16"/>
              </w:rPr>
              <w:t>Value</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CRCININVAL8BIT_CNT_U08</w:t>
            </w:r>
          </w:p>
        </w:tc>
        <w:tc>
          <w:tcPr>
            <w:tcW w:w="1710"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Pr="00AA38E8" w:rsidRDefault="0028321C" w:rsidP="0028321C">
            <w:pPr>
              <w:spacing w:before="60" w:after="60"/>
              <w:jc w:val="center"/>
              <w:rPr>
                <w:rFonts w:cs="Calibri"/>
                <w:sz w:val="16"/>
                <w:szCs w:val="16"/>
              </w:rPr>
            </w:pPr>
            <w:r>
              <w:rPr>
                <w:rFonts w:cs="Calibri"/>
                <w:sz w:val="16"/>
                <w:szCs w:val="16"/>
              </w:rPr>
              <w:t>0xFF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CRCININVAL16BIT_CNT_U16</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0xFFFF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CRCININVAL32BIT_CNT_U32</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Uint32</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0xFFFFFFFF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CRCERRVAL_CNT_U08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w:t>
            </w:r>
          </w:p>
        </w:tc>
      </w:tr>
      <w:tr w:rsidR="00CE3348" w:rsidRPr="00AA38E8" w:rsidTr="0028321C">
        <w:tc>
          <w:tcPr>
            <w:tcW w:w="3888"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sidRPr="00CE3348">
              <w:rPr>
                <w:rFonts w:cs="Calibri"/>
                <w:sz w:val="16"/>
                <w:szCs w:val="16"/>
              </w:rPr>
              <w:t>CRCHWRESVCFGRNG_CNT_U08</w:t>
            </w:r>
          </w:p>
        </w:tc>
        <w:tc>
          <w:tcPr>
            <w:tcW w:w="1710"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CE3348" w:rsidRDefault="00CE3348" w:rsidP="0028321C">
            <w:pPr>
              <w:spacing w:before="60" w:after="60"/>
              <w:jc w:val="center"/>
              <w:rPr>
                <w:rFonts w:cs="Calibri"/>
                <w:sz w:val="16"/>
                <w:szCs w:val="16"/>
              </w:rPr>
            </w:pPr>
            <w:r>
              <w:rPr>
                <w:rFonts w:cs="Calibri"/>
                <w:sz w:val="16"/>
                <w:szCs w:val="16"/>
              </w:rPr>
              <w:t>7</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INVLDTASKID_CNT_U16</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Uint16</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0xFFFF</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NROFCRCHWUNIT_CNT_U08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5B0D1A" w:rsidP="0028321C">
            <w:pPr>
              <w:spacing w:before="60" w:after="60"/>
              <w:jc w:val="center"/>
              <w:rPr>
                <w:rFonts w:cs="Calibri"/>
                <w:sz w:val="16"/>
                <w:szCs w:val="16"/>
              </w:rPr>
            </w:pPr>
            <w:r>
              <w:rPr>
                <w:rFonts w:cs="Calibri"/>
                <w:sz w:val="16"/>
                <w:szCs w:val="16"/>
              </w:rPr>
              <w:t>[0 – 8]*</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NROFACTVCRCHWUNIT_CNT_U08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 xml:space="preserve">[0 – </w:t>
            </w:r>
            <w:r w:rsidR="005B0D1A">
              <w:rPr>
                <w:rFonts w:cs="Calibri"/>
                <w:sz w:val="16"/>
                <w:szCs w:val="16"/>
              </w:rPr>
              <w:t>8</w:t>
            </w:r>
            <w:r>
              <w:rPr>
                <w:rFonts w:cs="Calibri"/>
                <w:sz w:val="16"/>
                <w:szCs w:val="16"/>
              </w:rPr>
              <w:t>]</w:t>
            </w:r>
            <w:r w:rsidR="00273742">
              <w:rPr>
                <w:rFonts w:cs="Calibri"/>
                <w:sz w:val="16"/>
                <w:szCs w:val="16"/>
              </w:rPr>
              <w:t>†</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ARWRPRENAD_CNT_U08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CE3348">
            <w:pPr>
              <w:spacing w:before="60" w:after="60"/>
              <w:jc w:val="center"/>
              <w:rPr>
                <w:rFonts w:cs="Calibri"/>
                <w:sz w:val="16"/>
                <w:szCs w:val="16"/>
              </w:rPr>
            </w:pPr>
            <w:r>
              <w:rPr>
                <w:rFonts w:cs="Calibri"/>
                <w:sz w:val="16"/>
                <w:szCs w:val="16"/>
              </w:rPr>
              <w:t>[STD_O</w:t>
            </w:r>
            <w:r w:rsidR="00CE3348">
              <w:rPr>
                <w:rFonts w:cs="Calibri"/>
                <w:sz w:val="16"/>
                <w:szCs w:val="16"/>
              </w:rPr>
              <w:t>FF</w:t>
            </w:r>
            <w:r>
              <w:rPr>
                <w:rFonts w:cs="Calibri"/>
                <w:sz w:val="16"/>
                <w:szCs w:val="16"/>
              </w:rPr>
              <w:t xml:space="preserve"> – STD_O</w:t>
            </w:r>
            <w:r w:rsidR="00CE3348">
              <w:rPr>
                <w:rFonts w:cs="Calibri"/>
                <w:sz w:val="16"/>
                <w:szCs w:val="16"/>
              </w:rPr>
              <w:t>N</w:t>
            </w:r>
            <w:r>
              <w:rPr>
                <w:rFonts w:cs="Calibri"/>
                <w:sz w:val="16"/>
                <w:szCs w:val="16"/>
              </w:rPr>
              <w:t>]**</w:t>
            </w:r>
          </w:p>
        </w:tc>
      </w:tr>
      <w:tr w:rsidR="0028321C" w:rsidRPr="00AA38E8" w:rsidTr="0028321C">
        <w:tc>
          <w:tcPr>
            <w:tcW w:w="3888"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CRCOSREF_CNT_U08</w:t>
            </w:r>
          </w:p>
        </w:tc>
        <w:tc>
          <w:tcPr>
            <w:tcW w:w="1710"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8321C" w:rsidRDefault="0028321C" w:rsidP="0028321C">
            <w:pPr>
              <w:spacing w:before="60" w:after="60"/>
              <w:jc w:val="center"/>
              <w:rPr>
                <w:rFonts w:cs="Calibri"/>
                <w:sz w:val="16"/>
                <w:szCs w:val="16"/>
              </w:rPr>
            </w:pPr>
            <w:r>
              <w:rPr>
                <w:rFonts w:cs="Calibri"/>
                <w:sz w:val="16"/>
                <w:szCs w:val="16"/>
              </w:rPr>
              <w:t>[0-255]***</w:t>
            </w:r>
          </w:p>
        </w:tc>
      </w:tr>
      <w:tr w:rsidR="00273742" w:rsidRPr="00AA38E8" w:rsidTr="0028321C">
        <w:tc>
          <w:tcPr>
            <w:tcW w:w="3888" w:type="dxa"/>
            <w:tcBorders>
              <w:top w:val="single" w:sz="6" w:space="0" w:color="auto"/>
              <w:left w:val="single" w:sz="6" w:space="0" w:color="auto"/>
              <w:bottom w:val="single" w:sz="6" w:space="0" w:color="auto"/>
              <w:right w:val="single" w:sz="6" w:space="0" w:color="auto"/>
            </w:tcBorders>
          </w:tcPr>
          <w:p w:rsidR="00273742" w:rsidRDefault="00273742" w:rsidP="0028321C">
            <w:pPr>
              <w:spacing w:before="60" w:after="60"/>
              <w:jc w:val="center"/>
              <w:rPr>
                <w:rFonts w:cs="Calibri"/>
                <w:sz w:val="16"/>
                <w:szCs w:val="16"/>
              </w:rPr>
            </w:pPr>
            <w:r w:rsidRPr="00273742">
              <w:rPr>
                <w:rFonts w:cs="Calibri"/>
                <w:sz w:val="16"/>
                <w:szCs w:val="16"/>
              </w:rPr>
              <w:t>MAXNROFCRCHWUNIT_CNT_U08</w:t>
            </w:r>
          </w:p>
        </w:tc>
        <w:tc>
          <w:tcPr>
            <w:tcW w:w="1710" w:type="dxa"/>
            <w:tcBorders>
              <w:top w:val="single" w:sz="6" w:space="0" w:color="auto"/>
              <w:left w:val="single" w:sz="6" w:space="0" w:color="auto"/>
              <w:bottom w:val="single" w:sz="6" w:space="0" w:color="auto"/>
              <w:right w:val="single" w:sz="6" w:space="0" w:color="auto"/>
            </w:tcBorders>
          </w:tcPr>
          <w:p w:rsidR="00273742" w:rsidRDefault="00273742" w:rsidP="0028321C">
            <w:pPr>
              <w:spacing w:before="60" w:after="60"/>
              <w:jc w:val="center"/>
              <w:rPr>
                <w:rFonts w:cs="Calibri"/>
                <w:sz w:val="16"/>
                <w:szCs w:val="16"/>
              </w:rPr>
            </w:pPr>
            <w:r>
              <w:rPr>
                <w:rFonts w:cs="Calibri"/>
                <w:sz w:val="16"/>
                <w:szCs w:val="16"/>
              </w:rPr>
              <w:t>Uint8</w:t>
            </w:r>
          </w:p>
        </w:tc>
        <w:tc>
          <w:tcPr>
            <w:tcW w:w="1225" w:type="dxa"/>
            <w:tcBorders>
              <w:top w:val="single" w:sz="6" w:space="0" w:color="auto"/>
              <w:left w:val="single" w:sz="6" w:space="0" w:color="auto"/>
              <w:bottom w:val="single" w:sz="6" w:space="0" w:color="auto"/>
              <w:right w:val="single" w:sz="6" w:space="0" w:color="auto"/>
            </w:tcBorders>
          </w:tcPr>
          <w:p w:rsidR="00273742" w:rsidRDefault="00273742" w:rsidP="0028321C">
            <w:pPr>
              <w:spacing w:before="60" w:after="60"/>
              <w:jc w:val="center"/>
              <w:rPr>
                <w:rFonts w:cs="Calibri"/>
                <w:sz w:val="16"/>
                <w:szCs w:val="16"/>
              </w:rPr>
            </w:pPr>
            <w:r>
              <w:rPr>
                <w:rFonts w:cs="Calibri"/>
                <w:sz w:val="16"/>
                <w:szCs w:val="16"/>
              </w:rPr>
              <w:t>Cnt</w:t>
            </w:r>
          </w:p>
        </w:tc>
        <w:tc>
          <w:tcPr>
            <w:tcW w:w="1827" w:type="dxa"/>
            <w:tcBorders>
              <w:top w:val="single" w:sz="6" w:space="0" w:color="auto"/>
              <w:left w:val="single" w:sz="6" w:space="0" w:color="auto"/>
              <w:bottom w:val="single" w:sz="6" w:space="0" w:color="auto"/>
              <w:right w:val="single" w:sz="6" w:space="0" w:color="auto"/>
            </w:tcBorders>
          </w:tcPr>
          <w:p w:rsidR="00273742" w:rsidRDefault="00273742" w:rsidP="0028321C">
            <w:pPr>
              <w:spacing w:before="60" w:after="60"/>
              <w:jc w:val="center"/>
              <w:rPr>
                <w:rFonts w:cs="Calibri"/>
                <w:sz w:val="16"/>
                <w:szCs w:val="16"/>
              </w:rPr>
            </w:pPr>
            <w:r>
              <w:rPr>
                <w:rFonts w:cs="Calibri"/>
                <w:sz w:val="16"/>
                <w:szCs w:val="16"/>
              </w:rPr>
              <w:t>8</w:t>
            </w:r>
          </w:p>
        </w:tc>
      </w:tr>
    </w:tbl>
    <w:p w:rsidR="00273742" w:rsidRDefault="0028321C" w:rsidP="0028321C">
      <w:pPr>
        <w:pStyle w:val="BodyText3"/>
        <w:rPr>
          <w:rFonts w:cs="Calibri"/>
          <w:sz w:val="20"/>
          <w:szCs w:val="20"/>
        </w:rPr>
      </w:pPr>
      <w:r>
        <w:rPr>
          <w:rFonts w:cs="Calibri"/>
          <w:sz w:val="20"/>
          <w:szCs w:val="20"/>
        </w:rPr>
        <w:t>* Based on the value of “</w:t>
      </w:r>
      <w:r w:rsidR="00273742">
        <w:rPr>
          <w:rFonts w:cs="Calibri"/>
          <w:sz w:val="20"/>
          <w:szCs w:val="20"/>
        </w:rPr>
        <w:t>Device Type</w:t>
      </w:r>
      <w:r>
        <w:rPr>
          <w:rFonts w:cs="Calibri"/>
          <w:sz w:val="20"/>
          <w:szCs w:val="20"/>
        </w:rPr>
        <w:t>” as defined in Configurator.</w:t>
      </w:r>
      <w:r>
        <w:rPr>
          <w:rFonts w:cs="Calibri"/>
          <w:sz w:val="20"/>
          <w:szCs w:val="20"/>
        </w:rPr>
        <w:br/>
        <w:t>** Based on the value of “Autosar Wrapper Enable” as defined in Configurator.</w:t>
      </w:r>
      <w:r>
        <w:rPr>
          <w:rFonts w:cs="Calibri"/>
          <w:sz w:val="20"/>
          <w:szCs w:val="20"/>
        </w:rPr>
        <w:br/>
        <w:t xml:space="preserve">***Based on the value of “Crc Os Application Reference” as defined in Configurator.  </w:t>
      </w:r>
      <w:r w:rsidR="00273742">
        <w:rPr>
          <w:rFonts w:cs="Calibri"/>
          <w:sz w:val="20"/>
          <w:szCs w:val="20"/>
        </w:rPr>
        <w:br/>
        <w:t xml:space="preserve">† The number is calculated by </w:t>
      </w:r>
      <w:r w:rsidR="00273742" w:rsidRPr="00EB57F7">
        <w:rPr>
          <w:rFonts w:cs="Calibri"/>
          <w:sz w:val="20"/>
          <w:szCs w:val="20"/>
        </w:rPr>
        <w:t>NROFCRCHWUNIT_CNT_U08 – “Reserved CRC Hardware Units” as defined in Configurator.</w:t>
      </w:r>
    </w:p>
    <w:p w:rsidR="0028321C" w:rsidRPr="00DA5500" w:rsidRDefault="0028321C" w:rsidP="0028321C">
      <w:pPr>
        <w:pStyle w:val="Heading2"/>
        <w:spacing w:after="60"/>
        <w:rPr>
          <w:rFonts w:ascii="Calibri" w:hAnsi="Calibri"/>
        </w:rPr>
      </w:pPr>
      <w:bookmarkStart w:id="44" w:name="_Toc485325408"/>
      <w:r>
        <w:rPr>
          <w:rFonts w:ascii="Calibri" w:hAnsi="Calibri"/>
        </w:rPr>
        <w:t>Variable Data Dictionary</w:t>
      </w:r>
      <w:bookmarkEnd w:id="44"/>
    </w:p>
    <w:p w:rsidR="0028321C" w:rsidRDefault="0028321C" w:rsidP="0028321C">
      <w:pPr>
        <w:rPr>
          <w:lang w:bidi="ar-SA"/>
        </w:rPr>
      </w:pPr>
      <w:r>
        <w:rPr>
          <w:lang w:bidi="ar-SA"/>
        </w:rPr>
        <w:t xml:space="preserve">The following type definitions are found in the private header of this component. </w:t>
      </w:r>
    </w:p>
    <w:p w:rsidR="0028321C" w:rsidRPr="0028321C" w:rsidRDefault="0028321C" w:rsidP="0028321C">
      <w:pPr>
        <w:pStyle w:val="Heading3"/>
        <w:tabs>
          <w:tab w:val="clear" w:pos="1017"/>
          <w:tab w:val="num" w:pos="567"/>
        </w:tabs>
        <w:ind w:left="567"/>
        <w:rPr>
          <w:rFonts w:ascii="Calibri" w:hAnsi="Calibri"/>
        </w:rPr>
      </w:pPr>
      <w:bookmarkStart w:id="45" w:name="_Toc485325409"/>
      <w:r>
        <w:rPr>
          <w:rFonts w:ascii="Calibri" w:hAnsi="Calibri"/>
        </w:rPr>
        <w:t>User Defined Typedef Definition/Declaration</w:t>
      </w:r>
      <w:bookmarkEnd w:id="45"/>
    </w:p>
    <w:tbl>
      <w:tblPr>
        <w:tblW w:w="982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gridCol w:w="1126"/>
        <w:gridCol w:w="1126"/>
      </w:tblGrid>
      <w:tr w:rsidR="0028321C" w:rsidRPr="00AA38E8" w:rsidTr="0028321C">
        <w:tc>
          <w:tcPr>
            <w:tcW w:w="3348"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Typedef Name</w:t>
            </w:r>
          </w:p>
        </w:tc>
        <w:tc>
          <w:tcPr>
            <w:tcW w:w="3097"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User Defined Type</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(min)</w:t>
            </w:r>
          </w:p>
        </w:tc>
        <w:tc>
          <w:tcPr>
            <w:tcW w:w="1126"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Legal Range</w:t>
            </w:r>
          </w:p>
          <w:p w:rsidR="0028321C" w:rsidRPr="00AA38E8" w:rsidRDefault="0028321C" w:rsidP="0028321C">
            <w:pPr>
              <w:spacing w:before="60" w:after="60"/>
              <w:jc w:val="center"/>
              <w:rPr>
                <w:rFonts w:cs="Calibri"/>
                <w:sz w:val="16"/>
              </w:rPr>
            </w:pPr>
            <w:r w:rsidRPr="00AA38E8">
              <w:rPr>
                <w:rFonts w:cs="Calibri"/>
                <w:sz w:val="16"/>
              </w:rPr>
              <w:t>(max)</w:t>
            </w:r>
          </w:p>
        </w:tc>
      </w:tr>
      <w:tr w:rsidR="0028321C" w:rsidRPr="00AA38E8" w:rsidTr="0028321C">
        <w:tc>
          <w:tcPr>
            <w:tcW w:w="3348" w:type="dxa"/>
          </w:tcPr>
          <w:p w:rsidR="0028321C" w:rsidRPr="00AA38E8" w:rsidRDefault="00CE3348" w:rsidP="0028321C">
            <w:pPr>
              <w:spacing w:before="60" w:after="60"/>
              <w:rPr>
                <w:rFonts w:cs="Calibri"/>
                <w:sz w:val="16"/>
              </w:rPr>
            </w:pPr>
            <w:r>
              <w:rPr>
                <w:rFonts w:cs="Calibri"/>
                <w:sz w:val="16"/>
              </w:rPr>
              <w:t>NtCrcIdRec</w:t>
            </w:r>
          </w:p>
        </w:tc>
        <w:tc>
          <w:tcPr>
            <w:tcW w:w="3097" w:type="dxa"/>
          </w:tcPr>
          <w:p w:rsidR="0028321C" w:rsidRPr="00AA38E8" w:rsidRDefault="00CE3348" w:rsidP="0028321C">
            <w:pPr>
              <w:spacing w:before="60" w:after="60"/>
              <w:rPr>
                <w:rFonts w:cs="Calibri"/>
                <w:sz w:val="16"/>
              </w:rPr>
            </w:pPr>
            <w:r>
              <w:rPr>
                <w:rFonts w:cs="Calibri"/>
                <w:sz w:val="16"/>
              </w:rPr>
              <w:t>CrcHwIdx</w:t>
            </w:r>
          </w:p>
        </w:tc>
        <w:tc>
          <w:tcPr>
            <w:tcW w:w="1126" w:type="dxa"/>
          </w:tcPr>
          <w:p w:rsidR="0028321C" w:rsidRPr="00AA38E8" w:rsidRDefault="00CE3348" w:rsidP="0028321C">
            <w:pPr>
              <w:spacing w:before="60" w:after="60"/>
              <w:rPr>
                <w:rFonts w:cs="Calibri"/>
                <w:sz w:val="16"/>
              </w:rPr>
            </w:pPr>
            <w:r>
              <w:rPr>
                <w:rFonts w:cs="Calibri"/>
                <w:sz w:val="16"/>
              </w:rPr>
              <w:t>Uint8</w:t>
            </w:r>
          </w:p>
        </w:tc>
        <w:tc>
          <w:tcPr>
            <w:tcW w:w="1126" w:type="dxa"/>
          </w:tcPr>
          <w:p w:rsidR="0028321C" w:rsidRPr="00AA38E8" w:rsidRDefault="00CE3348" w:rsidP="0028321C">
            <w:pPr>
              <w:spacing w:before="60" w:after="60"/>
              <w:rPr>
                <w:rFonts w:cs="Calibri"/>
                <w:sz w:val="16"/>
              </w:rPr>
            </w:pPr>
            <w:r>
              <w:rPr>
                <w:rFonts w:cs="Calibri"/>
                <w:sz w:val="16"/>
              </w:rPr>
              <w:t>0</w:t>
            </w:r>
          </w:p>
        </w:tc>
        <w:tc>
          <w:tcPr>
            <w:tcW w:w="1126" w:type="dxa"/>
          </w:tcPr>
          <w:p w:rsidR="0028321C" w:rsidRPr="00AA38E8" w:rsidRDefault="00CE3348" w:rsidP="0028321C">
            <w:pPr>
              <w:spacing w:before="60" w:after="60"/>
              <w:rPr>
                <w:rFonts w:cs="Calibri"/>
                <w:sz w:val="16"/>
              </w:rPr>
            </w:pPr>
            <w:r>
              <w:rPr>
                <w:rFonts w:cs="Calibri"/>
                <w:sz w:val="16"/>
              </w:rPr>
              <w:t>255</w:t>
            </w:r>
          </w:p>
        </w:tc>
      </w:tr>
      <w:tr w:rsidR="00CE3348" w:rsidRPr="00AA38E8" w:rsidTr="0028321C">
        <w:tc>
          <w:tcPr>
            <w:tcW w:w="3348" w:type="dxa"/>
          </w:tcPr>
          <w:p w:rsidR="00CE3348" w:rsidRDefault="00CE3348" w:rsidP="0028321C">
            <w:pPr>
              <w:spacing w:before="60" w:after="60"/>
              <w:rPr>
                <w:rFonts w:cs="Calibri"/>
                <w:sz w:val="16"/>
              </w:rPr>
            </w:pPr>
            <w:r>
              <w:rPr>
                <w:rFonts w:cs="Calibri"/>
                <w:sz w:val="16"/>
              </w:rPr>
              <w:t>NtResvCallRec</w:t>
            </w:r>
          </w:p>
        </w:tc>
        <w:tc>
          <w:tcPr>
            <w:tcW w:w="3097" w:type="dxa"/>
          </w:tcPr>
          <w:p w:rsidR="00CE3348" w:rsidRDefault="00CE3348" w:rsidP="0028321C">
            <w:pPr>
              <w:spacing w:before="60" w:after="60"/>
              <w:rPr>
                <w:rFonts w:cs="Calibri"/>
                <w:sz w:val="16"/>
              </w:rPr>
            </w:pPr>
            <w:r>
              <w:rPr>
                <w:rFonts w:cs="Calibri"/>
                <w:sz w:val="16"/>
              </w:rPr>
              <w:t>ResvCall</w:t>
            </w:r>
          </w:p>
        </w:tc>
        <w:tc>
          <w:tcPr>
            <w:tcW w:w="1126" w:type="dxa"/>
          </w:tcPr>
          <w:p w:rsidR="00CE3348" w:rsidRDefault="00CE3348" w:rsidP="0028321C">
            <w:pPr>
              <w:spacing w:before="60" w:after="60"/>
              <w:rPr>
                <w:rFonts w:cs="Calibri"/>
                <w:sz w:val="16"/>
              </w:rPr>
            </w:pPr>
            <w:r>
              <w:rPr>
                <w:rFonts w:cs="Calibri"/>
                <w:sz w:val="16"/>
              </w:rPr>
              <w:t>Boolean</w:t>
            </w:r>
          </w:p>
        </w:tc>
        <w:tc>
          <w:tcPr>
            <w:tcW w:w="1126" w:type="dxa"/>
          </w:tcPr>
          <w:p w:rsidR="00CE3348" w:rsidRDefault="00CE3348" w:rsidP="0028321C">
            <w:pPr>
              <w:spacing w:before="60" w:after="60"/>
              <w:rPr>
                <w:rFonts w:cs="Calibri"/>
                <w:sz w:val="16"/>
              </w:rPr>
            </w:pPr>
            <w:r>
              <w:rPr>
                <w:rFonts w:cs="Calibri"/>
                <w:sz w:val="16"/>
              </w:rPr>
              <w:t>FALSE</w:t>
            </w:r>
          </w:p>
        </w:tc>
        <w:tc>
          <w:tcPr>
            <w:tcW w:w="1126" w:type="dxa"/>
          </w:tcPr>
          <w:p w:rsidR="00CE3348" w:rsidRDefault="00CE3348" w:rsidP="0028321C">
            <w:pPr>
              <w:spacing w:before="60" w:after="60"/>
              <w:rPr>
                <w:rFonts w:cs="Calibri"/>
                <w:sz w:val="16"/>
              </w:rPr>
            </w:pPr>
            <w:r>
              <w:rPr>
                <w:rFonts w:cs="Calibri"/>
                <w:sz w:val="16"/>
              </w:rPr>
              <w:t>TRUE</w:t>
            </w:r>
          </w:p>
        </w:tc>
      </w:tr>
    </w:tbl>
    <w:p w:rsidR="0028321C" w:rsidRDefault="0028321C" w:rsidP="0028321C">
      <w:pPr>
        <w:rPr>
          <w:lang w:bidi="ar-SA"/>
        </w:rPr>
      </w:pPr>
    </w:p>
    <w:p w:rsidR="00AC2B5D" w:rsidRDefault="00AC2B5D">
      <w:pPr>
        <w:spacing w:after="0"/>
        <w:rPr>
          <w:b/>
          <w:kern w:val="28"/>
          <w:sz w:val="24"/>
          <w:szCs w:val="20"/>
          <w:lang w:bidi="ar-SA"/>
        </w:rPr>
      </w:pPr>
      <w:r>
        <w:br w:type="page"/>
      </w:r>
    </w:p>
    <w:p w:rsidR="0028321C" w:rsidRPr="0028321C" w:rsidRDefault="0028321C" w:rsidP="0028321C">
      <w:pPr>
        <w:pStyle w:val="Heading3"/>
        <w:tabs>
          <w:tab w:val="clear" w:pos="1017"/>
          <w:tab w:val="num" w:pos="567"/>
        </w:tabs>
        <w:ind w:left="567"/>
        <w:rPr>
          <w:rFonts w:ascii="Calibri" w:hAnsi="Calibri"/>
        </w:rPr>
      </w:pPr>
      <w:bookmarkStart w:id="46" w:name="_Toc485325410"/>
      <w:r>
        <w:rPr>
          <w:rFonts w:ascii="Calibri" w:hAnsi="Calibri"/>
        </w:rPr>
        <w:lastRenderedPageBreak/>
        <w:t>User Defined Enumerated Types</w:t>
      </w:r>
      <w:bookmarkEnd w:id="46"/>
      <w:r w:rsidRPr="0028321C">
        <w:rPr>
          <w:rFonts w:ascii="Calibri" w:hAnsi="Calibri"/>
        </w:rPr>
        <w:t xml:space="preserve"> </w:t>
      </w:r>
    </w:p>
    <w:tbl>
      <w:tblPr>
        <w:tblW w:w="75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3097"/>
        <w:gridCol w:w="1126"/>
      </w:tblGrid>
      <w:tr w:rsidR="0028321C" w:rsidRPr="00AA38E8" w:rsidTr="0028321C">
        <w:tc>
          <w:tcPr>
            <w:tcW w:w="3348" w:type="dxa"/>
            <w:shd w:val="pct30" w:color="FFFF00" w:fill="FFFFFF"/>
          </w:tcPr>
          <w:p w:rsidR="0028321C" w:rsidRPr="00AA38E8" w:rsidRDefault="0028321C" w:rsidP="0028321C">
            <w:pPr>
              <w:spacing w:before="60" w:after="60"/>
              <w:jc w:val="center"/>
              <w:rPr>
                <w:rFonts w:cs="Calibri"/>
                <w:sz w:val="16"/>
              </w:rPr>
            </w:pPr>
            <w:r>
              <w:rPr>
                <w:rFonts w:cs="Calibri"/>
                <w:sz w:val="16"/>
              </w:rPr>
              <w:t xml:space="preserve">Enum </w:t>
            </w:r>
            <w:r w:rsidRPr="00AA38E8">
              <w:rPr>
                <w:rFonts w:cs="Calibri"/>
                <w:sz w:val="16"/>
              </w:rPr>
              <w:t xml:space="preserve"> Name</w:t>
            </w:r>
          </w:p>
        </w:tc>
        <w:tc>
          <w:tcPr>
            <w:tcW w:w="3097" w:type="dxa"/>
            <w:shd w:val="pct30" w:color="FFFF00" w:fill="FFFFFF"/>
          </w:tcPr>
          <w:p w:rsidR="0028321C" w:rsidRPr="00AA38E8" w:rsidRDefault="0028321C" w:rsidP="0028321C">
            <w:pPr>
              <w:spacing w:before="60" w:after="60"/>
              <w:jc w:val="center"/>
              <w:rPr>
                <w:rFonts w:cs="Calibri"/>
                <w:sz w:val="16"/>
              </w:rPr>
            </w:pPr>
            <w:r w:rsidRPr="00AA38E8">
              <w:rPr>
                <w:rFonts w:cs="Calibri"/>
                <w:sz w:val="16"/>
              </w:rPr>
              <w:t>Element Name</w:t>
            </w:r>
          </w:p>
        </w:tc>
        <w:tc>
          <w:tcPr>
            <w:tcW w:w="1126" w:type="dxa"/>
            <w:shd w:val="pct30" w:color="FFFF00" w:fill="FFFFFF"/>
          </w:tcPr>
          <w:p w:rsidR="0028321C" w:rsidRPr="00AA38E8" w:rsidRDefault="0028321C" w:rsidP="0028321C">
            <w:pPr>
              <w:spacing w:before="60" w:after="60"/>
              <w:jc w:val="center"/>
              <w:rPr>
                <w:rFonts w:cs="Calibri"/>
                <w:sz w:val="16"/>
              </w:rPr>
            </w:pPr>
            <w:r>
              <w:rPr>
                <w:rFonts w:cs="Calibri"/>
                <w:sz w:val="16"/>
              </w:rPr>
              <w:t>Value</w:t>
            </w:r>
          </w:p>
        </w:tc>
      </w:tr>
      <w:tr w:rsidR="0028321C" w:rsidRPr="00AA38E8" w:rsidTr="0028321C">
        <w:tc>
          <w:tcPr>
            <w:tcW w:w="3348" w:type="dxa"/>
          </w:tcPr>
          <w:p w:rsidR="0028321C" w:rsidRDefault="00CE3348" w:rsidP="0028321C">
            <w:pPr>
              <w:spacing w:before="60" w:after="60"/>
              <w:rPr>
                <w:rFonts w:cs="Calibri"/>
                <w:sz w:val="16"/>
              </w:rPr>
            </w:pPr>
            <w:r w:rsidRPr="00CE3348">
              <w:rPr>
                <w:rFonts w:cs="Calibri"/>
                <w:sz w:val="16"/>
              </w:rPr>
              <w:t>CrcDataAcsWidth1</w:t>
            </w:r>
          </w:p>
        </w:tc>
        <w:tc>
          <w:tcPr>
            <w:tcW w:w="3097" w:type="dxa"/>
          </w:tcPr>
          <w:p w:rsidR="0028321C" w:rsidRDefault="00CE3348" w:rsidP="0028321C">
            <w:pPr>
              <w:spacing w:before="60" w:after="60"/>
              <w:rPr>
                <w:rFonts w:cs="Calibri"/>
                <w:sz w:val="16"/>
              </w:rPr>
            </w:pPr>
            <w:r w:rsidRPr="00CE3348">
              <w:rPr>
                <w:rFonts w:cs="Calibri"/>
                <w:sz w:val="16"/>
              </w:rPr>
              <w:t>CRCDATAACSWIDTH_32BIT</w:t>
            </w:r>
          </w:p>
        </w:tc>
        <w:tc>
          <w:tcPr>
            <w:tcW w:w="1126" w:type="dxa"/>
          </w:tcPr>
          <w:p w:rsidR="0028321C" w:rsidRDefault="0028321C"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CRCDATAACSWIDTH_16BIT</w:t>
            </w:r>
          </w:p>
        </w:tc>
        <w:tc>
          <w:tcPr>
            <w:tcW w:w="1126" w:type="dxa"/>
          </w:tcPr>
          <w:p w:rsidR="0028321C" w:rsidRDefault="0028321C" w:rsidP="0028321C">
            <w:pPr>
              <w:spacing w:before="60" w:after="60"/>
              <w:rPr>
                <w:rFonts w:cs="Calibri"/>
                <w:sz w:val="16"/>
              </w:rPr>
            </w:pPr>
            <w:r>
              <w:rPr>
                <w:rFonts w:cs="Calibri"/>
                <w:sz w:val="16"/>
              </w:rPr>
              <w:t>1</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CRCDATAACSWIDTH_8BIT</w:t>
            </w:r>
          </w:p>
        </w:tc>
        <w:tc>
          <w:tcPr>
            <w:tcW w:w="1126" w:type="dxa"/>
          </w:tcPr>
          <w:p w:rsidR="0028321C" w:rsidRDefault="0028321C" w:rsidP="0028321C">
            <w:pPr>
              <w:spacing w:before="60" w:after="60"/>
              <w:rPr>
                <w:rFonts w:cs="Calibri"/>
                <w:sz w:val="16"/>
              </w:rPr>
            </w:pPr>
            <w:r>
              <w:rPr>
                <w:rFonts w:cs="Calibri"/>
                <w:sz w:val="16"/>
              </w:rPr>
              <w:t>2</w:t>
            </w:r>
          </w:p>
        </w:tc>
      </w:tr>
      <w:tr w:rsidR="0028321C" w:rsidRPr="00AA38E8" w:rsidTr="0028321C">
        <w:tc>
          <w:tcPr>
            <w:tcW w:w="3348" w:type="dxa"/>
          </w:tcPr>
          <w:p w:rsidR="0028321C" w:rsidRDefault="00CE3348" w:rsidP="0028321C">
            <w:pPr>
              <w:spacing w:before="60" w:after="60"/>
              <w:rPr>
                <w:rFonts w:cs="Calibri"/>
                <w:sz w:val="16"/>
              </w:rPr>
            </w:pPr>
            <w:r w:rsidRPr="00CE3348">
              <w:rPr>
                <w:rFonts w:cs="Calibri"/>
                <w:sz w:val="16"/>
              </w:rPr>
              <w:t>CrcAlg1</w:t>
            </w:r>
          </w:p>
        </w:tc>
        <w:tc>
          <w:tcPr>
            <w:tcW w:w="3097" w:type="dxa"/>
          </w:tcPr>
          <w:p w:rsidR="0028321C" w:rsidRDefault="00CE3348" w:rsidP="0028321C">
            <w:pPr>
              <w:spacing w:before="60" w:after="60"/>
              <w:rPr>
                <w:rFonts w:cs="Calibri"/>
                <w:sz w:val="16"/>
              </w:rPr>
            </w:pPr>
            <w:r w:rsidRPr="00CE3348">
              <w:rPr>
                <w:rFonts w:cs="Calibri"/>
                <w:sz w:val="16"/>
              </w:rPr>
              <w:t>CRCALG_32BITETH</w:t>
            </w:r>
          </w:p>
        </w:tc>
        <w:tc>
          <w:tcPr>
            <w:tcW w:w="1126" w:type="dxa"/>
          </w:tcPr>
          <w:p w:rsidR="0028321C" w:rsidRDefault="0028321C" w:rsidP="0028321C">
            <w:pPr>
              <w:spacing w:before="60" w:after="60"/>
              <w:rPr>
                <w:rFonts w:cs="Calibri"/>
                <w:sz w:val="16"/>
              </w:rPr>
            </w:pPr>
            <w:r>
              <w:rPr>
                <w:rFonts w:cs="Calibri"/>
                <w:sz w:val="16"/>
              </w:rPr>
              <w:t>0</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CRCALG_16BIT</w:t>
            </w:r>
          </w:p>
        </w:tc>
        <w:tc>
          <w:tcPr>
            <w:tcW w:w="1126" w:type="dxa"/>
          </w:tcPr>
          <w:p w:rsidR="0028321C" w:rsidRDefault="0028321C" w:rsidP="0028321C">
            <w:pPr>
              <w:spacing w:before="60" w:after="60"/>
              <w:rPr>
                <w:rFonts w:cs="Calibri"/>
                <w:sz w:val="16"/>
              </w:rPr>
            </w:pPr>
            <w:r>
              <w:rPr>
                <w:rFonts w:cs="Calibri"/>
                <w:sz w:val="16"/>
              </w:rPr>
              <w:t>1</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CRCALG_8BIT</w:t>
            </w:r>
          </w:p>
        </w:tc>
        <w:tc>
          <w:tcPr>
            <w:tcW w:w="1126" w:type="dxa"/>
          </w:tcPr>
          <w:p w:rsidR="0028321C" w:rsidRDefault="0028321C" w:rsidP="0028321C">
            <w:pPr>
              <w:spacing w:before="60" w:after="60"/>
              <w:rPr>
                <w:rFonts w:cs="Calibri"/>
                <w:sz w:val="16"/>
              </w:rPr>
            </w:pPr>
            <w:r>
              <w:rPr>
                <w:rFonts w:cs="Calibri"/>
                <w:sz w:val="16"/>
              </w:rPr>
              <w:t>2</w:t>
            </w:r>
          </w:p>
        </w:tc>
      </w:tr>
      <w:tr w:rsidR="0028321C" w:rsidRPr="00AA38E8" w:rsidTr="0028321C">
        <w:tc>
          <w:tcPr>
            <w:tcW w:w="3348" w:type="dxa"/>
          </w:tcPr>
          <w:p w:rsidR="0028321C" w:rsidRDefault="0028321C" w:rsidP="0028321C">
            <w:pPr>
              <w:spacing w:before="60" w:after="60"/>
              <w:rPr>
                <w:rFonts w:cs="Calibri"/>
                <w:sz w:val="16"/>
              </w:rPr>
            </w:pPr>
          </w:p>
        </w:tc>
        <w:tc>
          <w:tcPr>
            <w:tcW w:w="3097" w:type="dxa"/>
          </w:tcPr>
          <w:p w:rsidR="0028321C" w:rsidRDefault="00CE3348" w:rsidP="0028321C">
            <w:pPr>
              <w:spacing w:before="60" w:after="60"/>
              <w:rPr>
                <w:rFonts w:cs="Calibri"/>
                <w:sz w:val="16"/>
              </w:rPr>
            </w:pPr>
            <w:r w:rsidRPr="00CE3348">
              <w:rPr>
                <w:rFonts w:cs="Calibri"/>
                <w:sz w:val="16"/>
              </w:rPr>
              <w:t>CRCALG_8BITH2F</w:t>
            </w:r>
          </w:p>
        </w:tc>
        <w:tc>
          <w:tcPr>
            <w:tcW w:w="1126" w:type="dxa"/>
          </w:tcPr>
          <w:p w:rsidR="0028321C" w:rsidRDefault="0028321C" w:rsidP="0028321C">
            <w:pPr>
              <w:spacing w:before="60" w:after="60"/>
              <w:rPr>
                <w:rFonts w:cs="Calibri"/>
                <w:sz w:val="16"/>
              </w:rPr>
            </w:pPr>
            <w:r>
              <w:rPr>
                <w:rFonts w:cs="Calibri"/>
                <w:sz w:val="16"/>
              </w:rPr>
              <w:t>3</w:t>
            </w:r>
          </w:p>
        </w:tc>
      </w:tr>
    </w:tbl>
    <w:p w:rsidR="0028321C" w:rsidRPr="0028321C" w:rsidRDefault="0028321C" w:rsidP="0028321C">
      <w:pPr>
        <w:rPr>
          <w:lang w:bidi="ar-SA"/>
        </w:rPr>
      </w:pPr>
    </w:p>
    <w:p w:rsidR="002B094F" w:rsidRPr="0048012A" w:rsidRDefault="002B094F" w:rsidP="002518E0">
      <w:pPr>
        <w:pStyle w:val="BodyText3"/>
        <w:rPr>
          <w:rFonts w:cs="Calibri"/>
          <w:sz w:val="20"/>
          <w:szCs w:val="20"/>
        </w:rPr>
      </w:pPr>
    </w:p>
    <w:p w:rsidR="00AC4CD8" w:rsidRPr="00DA5500" w:rsidRDefault="00AC4CD8" w:rsidP="00AC4CD8">
      <w:pPr>
        <w:pStyle w:val="Heading1"/>
        <w:ind w:left="562" w:hanging="562"/>
        <w:rPr>
          <w:rFonts w:ascii="Calibri" w:hAnsi="Calibri" w:cs="Calibri"/>
        </w:rPr>
      </w:pPr>
      <w:bookmarkStart w:id="47" w:name="_Ref87065593"/>
      <w:bookmarkStart w:id="48" w:name="_Toc338170483"/>
      <w:bookmarkStart w:id="49" w:name="_Toc375678229"/>
      <w:bookmarkStart w:id="50" w:name="_Toc418080067"/>
      <w:bookmarkStart w:id="51" w:name="_Toc421786702"/>
      <w:bookmarkStart w:id="52" w:name="_Toc485325411"/>
      <w:r w:rsidRPr="00DA5500">
        <w:rPr>
          <w:rFonts w:ascii="Calibri" w:hAnsi="Calibri" w:cs="Calibri"/>
        </w:rPr>
        <w:lastRenderedPageBreak/>
        <w:t xml:space="preserve">Software </w:t>
      </w:r>
      <w:r>
        <w:rPr>
          <w:rFonts w:ascii="Calibri" w:hAnsi="Calibri" w:cs="Calibri"/>
        </w:rPr>
        <w:t>Component</w:t>
      </w:r>
      <w:r w:rsidRPr="00DA5500">
        <w:rPr>
          <w:rFonts w:ascii="Calibri" w:hAnsi="Calibri" w:cs="Calibri"/>
        </w:rPr>
        <w:t xml:space="preserve"> Implementation</w:t>
      </w:r>
      <w:bookmarkEnd w:id="47"/>
      <w:bookmarkEnd w:id="48"/>
      <w:bookmarkEnd w:id="49"/>
      <w:bookmarkEnd w:id="50"/>
      <w:bookmarkEnd w:id="51"/>
      <w:bookmarkEnd w:id="52"/>
    </w:p>
    <w:p w:rsidR="002B094F" w:rsidRPr="00987B4A" w:rsidRDefault="002B094F" w:rsidP="00007584">
      <w:pPr>
        <w:pStyle w:val="Heading2"/>
        <w:spacing w:after="60"/>
        <w:rPr>
          <w:rFonts w:ascii="Calibri" w:hAnsi="Calibri"/>
        </w:rPr>
      </w:pPr>
      <w:bookmarkStart w:id="53" w:name="_Toc338170484"/>
      <w:bookmarkStart w:id="54" w:name="_Toc418080068"/>
      <w:bookmarkStart w:id="55" w:name="_Toc421709916"/>
      <w:bookmarkStart w:id="56" w:name="_Toc485325412"/>
      <w:r w:rsidRPr="00007584">
        <w:rPr>
          <w:rFonts w:ascii="Calibri" w:hAnsi="Calibri"/>
        </w:rPr>
        <w:t>Sub</w:t>
      </w:r>
      <w:r w:rsidRPr="00987B4A">
        <w:rPr>
          <w:rFonts w:ascii="Calibri" w:hAnsi="Calibri"/>
        </w:rPr>
        <w:t>-Module Functions</w:t>
      </w:r>
      <w:bookmarkEnd w:id="53"/>
      <w:bookmarkEnd w:id="54"/>
      <w:bookmarkEnd w:id="55"/>
      <w:bookmarkEnd w:id="56"/>
    </w:p>
    <w:p w:rsidR="00007584" w:rsidRPr="00AA38E8" w:rsidRDefault="00007584" w:rsidP="00007584">
      <w:pPr>
        <w:pStyle w:val="Heading2"/>
        <w:numPr>
          <w:ilvl w:val="2"/>
          <w:numId w:val="11"/>
        </w:numPr>
        <w:tabs>
          <w:tab w:val="clear" w:pos="1017"/>
          <w:tab w:val="num" w:pos="567"/>
        </w:tabs>
        <w:spacing w:after="60"/>
        <w:ind w:left="567"/>
        <w:rPr>
          <w:rFonts w:ascii="Calibri" w:hAnsi="Calibri" w:cs="Calibri"/>
        </w:rPr>
      </w:pPr>
      <w:bookmarkStart w:id="57" w:name="_Toc421011514"/>
      <w:bookmarkStart w:id="58" w:name="_Toc485325413"/>
      <w:r w:rsidRPr="00AA38E8">
        <w:rPr>
          <w:rFonts w:ascii="Calibri" w:hAnsi="Calibri" w:cs="Calibri"/>
        </w:rPr>
        <w:t xml:space="preserve">Init: </w:t>
      </w:r>
      <w:r w:rsidR="006D634C">
        <w:rPr>
          <w:rFonts w:ascii="Calibri" w:hAnsi="Calibri" w:cs="Calibri"/>
        </w:rPr>
        <w:fldChar w:fldCharType="begin"/>
      </w:r>
      <w:r w:rsidR="006D634C">
        <w:rPr>
          <w:rFonts w:ascii="Calibri" w:hAnsi="Calibri" w:cs="Calibri"/>
        </w:rPr>
        <w:instrText xml:space="preserve"> DOCPROPERTY  "Document Version"  \* MERGEFORMAT </w:instrText>
      </w:r>
      <w:r w:rsidR="006D634C">
        <w:rPr>
          <w:rFonts w:ascii="Calibri" w:hAnsi="Calibri" w:cs="Calibri"/>
        </w:rPr>
        <w:fldChar w:fldCharType="separate"/>
      </w:r>
      <w:r w:rsidR="005B0D1A">
        <w:rPr>
          <w:rFonts w:ascii="Calibri" w:hAnsi="Calibri" w:cs="Calibri"/>
        </w:rPr>
        <w:t>SyncCrc</w:t>
      </w:r>
      <w:r w:rsidR="006D634C">
        <w:rPr>
          <w:rFonts w:ascii="Calibri" w:hAnsi="Calibri" w:cs="Calibri"/>
        </w:rPr>
        <w:fldChar w:fldCharType="end"/>
      </w:r>
      <w:r w:rsidRPr="00AA38E8">
        <w:rPr>
          <w:rFonts w:ascii="Calibri" w:hAnsi="Calibri" w:cs="Calibri"/>
        </w:rPr>
        <w:t>Init</w:t>
      </w:r>
      <w:bookmarkEnd w:id="57"/>
      <w:r w:rsidR="00CE3348">
        <w:rPr>
          <w:rFonts w:ascii="Calibri" w:hAnsi="Calibri" w:cs="Calibri"/>
        </w:rPr>
        <w:t>0</w:t>
      </w:r>
      <w:bookmarkEnd w:id="58"/>
    </w:p>
    <w:p w:rsidR="00007584" w:rsidRPr="00AA38E8" w:rsidRDefault="00007584" w:rsidP="00007584">
      <w:pPr>
        <w:pStyle w:val="Heading2"/>
        <w:numPr>
          <w:ilvl w:val="3"/>
          <w:numId w:val="11"/>
        </w:numPr>
        <w:spacing w:after="60"/>
        <w:rPr>
          <w:rFonts w:ascii="Calibri" w:hAnsi="Calibri" w:cs="Calibri"/>
        </w:rPr>
      </w:pPr>
      <w:bookmarkStart w:id="59" w:name="_Toc421011515"/>
      <w:bookmarkStart w:id="60" w:name="_Toc485325414"/>
      <w:r w:rsidRPr="00AA38E8">
        <w:rPr>
          <w:rFonts w:ascii="Calibri" w:hAnsi="Calibri" w:cs="Calibri"/>
        </w:rPr>
        <w:t>Design Rationale</w:t>
      </w:r>
      <w:bookmarkEnd w:id="59"/>
      <w:bookmarkEnd w:id="60"/>
    </w:p>
    <w:p w:rsidR="00007584" w:rsidRPr="0028321C" w:rsidRDefault="0028321C" w:rsidP="00007584">
      <w:pPr>
        <w:rPr>
          <w:rFonts w:cs="Calibri"/>
        </w:rPr>
      </w:pPr>
      <w:r w:rsidRPr="0028321C">
        <w:rPr>
          <w:rFonts w:cs="Calibri"/>
        </w:rPr>
        <w:t xml:space="preserve">This function initializes the PIM </w:t>
      </w:r>
      <w:r>
        <w:rPr>
          <w:rFonts w:cs="Calibri"/>
        </w:rPr>
        <w:t xml:space="preserve">with the proper status for the CRC hardware units </w:t>
      </w:r>
      <w:r w:rsidRPr="0028321C">
        <w:rPr>
          <w:rFonts w:cs="Calibri"/>
        </w:rPr>
        <w:t xml:space="preserve">for use by the application components. </w:t>
      </w:r>
      <w:r w:rsidR="00CE3348">
        <w:rPr>
          <w:rFonts w:cs="Calibri"/>
        </w:rPr>
        <w:t xml:space="preserve"> This function is defined in the CDD_SyncCrcNonRte.c file as it shall be called prior to the RTE Init functions.</w:t>
      </w:r>
    </w:p>
    <w:p w:rsidR="0028321C" w:rsidRDefault="0028321C" w:rsidP="00007584">
      <w:pPr>
        <w:pStyle w:val="Heading2"/>
        <w:numPr>
          <w:ilvl w:val="3"/>
          <w:numId w:val="11"/>
        </w:numPr>
        <w:spacing w:after="60"/>
        <w:rPr>
          <w:rFonts w:ascii="Calibri" w:hAnsi="Calibri" w:cs="Calibri"/>
        </w:rPr>
      </w:pPr>
      <w:bookmarkStart w:id="61" w:name="_Toc485325415"/>
      <w:bookmarkStart w:id="62" w:name="_Toc421011516"/>
      <w:r>
        <w:rPr>
          <w:rFonts w:ascii="Calibri" w:hAnsi="Calibri" w:cs="Calibri"/>
        </w:rPr>
        <w:t>Processing</w:t>
      </w:r>
      <w:bookmarkEnd w:id="61"/>
    </w:p>
    <w:p w:rsidR="0028321C" w:rsidRPr="0028321C" w:rsidRDefault="00EB57F7" w:rsidP="0028321C">
      <w:pPr>
        <w:rPr>
          <w:lang w:bidi="ar-SA"/>
        </w:rPr>
      </w:pPr>
      <w:r>
        <w:object w:dxaOrig="11120" w:dyaOrig="4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459.65pt;height:196.4pt" o:ole="">
            <v:imagedata r:id="rId13" o:title=""/>
          </v:shape>
          <o:OLEObject Type="Embed" ProgID="Visio.Drawing.11" ShapeID="_x0000_i1082" DrawAspect="Content" ObjectID="_1560758471" r:id="rId14"/>
        </w:object>
      </w:r>
    </w:p>
    <w:p w:rsidR="00007584" w:rsidRDefault="00007584" w:rsidP="00007584">
      <w:pPr>
        <w:pStyle w:val="Heading2"/>
        <w:numPr>
          <w:ilvl w:val="3"/>
          <w:numId w:val="11"/>
        </w:numPr>
        <w:spacing w:after="60"/>
        <w:rPr>
          <w:rFonts w:ascii="Calibri" w:hAnsi="Calibri" w:cs="Calibri"/>
        </w:rPr>
      </w:pPr>
      <w:bookmarkStart w:id="63" w:name="_Toc485325416"/>
      <w:r w:rsidRPr="00AA38E8">
        <w:rPr>
          <w:rFonts w:ascii="Calibri" w:hAnsi="Calibri" w:cs="Calibri"/>
        </w:rPr>
        <w:t>Module Outputs</w:t>
      </w:r>
      <w:bookmarkEnd w:id="62"/>
      <w:bookmarkEnd w:id="63"/>
    </w:p>
    <w:p w:rsidR="002B094F" w:rsidRPr="00007584" w:rsidRDefault="0028321C" w:rsidP="0028321C">
      <w:pPr>
        <w:rPr>
          <w:lang w:bidi="ar-SA"/>
        </w:rPr>
      </w:pPr>
      <w:r>
        <w:rPr>
          <w:lang w:bidi="ar-SA"/>
        </w:rPr>
        <w:t>None</w:t>
      </w:r>
    </w:p>
    <w:p w:rsidR="00CE3348" w:rsidRPr="00AA38E8" w:rsidRDefault="00CE3348" w:rsidP="00CE3348">
      <w:pPr>
        <w:pStyle w:val="Heading2"/>
        <w:numPr>
          <w:ilvl w:val="2"/>
          <w:numId w:val="11"/>
        </w:numPr>
        <w:tabs>
          <w:tab w:val="clear" w:pos="1017"/>
          <w:tab w:val="num" w:pos="567"/>
        </w:tabs>
        <w:spacing w:after="60"/>
        <w:ind w:left="567"/>
        <w:rPr>
          <w:rFonts w:ascii="Calibri" w:hAnsi="Calibri" w:cs="Calibri"/>
        </w:rPr>
      </w:pPr>
      <w:bookmarkStart w:id="64" w:name="_Toc485325417"/>
      <w:bookmarkStart w:id="65" w:name="_Toc421011518"/>
      <w:r w:rsidRPr="00AA38E8">
        <w:rPr>
          <w:rFonts w:ascii="Calibri" w:hAnsi="Calibri" w:cs="Calibri"/>
        </w:rPr>
        <w:t xml:space="preserve">Init: </w:t>
      </w:r>
      <w:r>
        <w:rPr>
          <w:rFonts w:ascii="Calibri" w:hAnsi="Calibri" w:cs="Calibri"/>
        </w:rPr>
        <w:fldChar w:fldCharType="begin"/>
      </w:r>
      <w:r>
        <w:rPr>
          <w:rFonts w:ascii="Calibri" w:hAnsi="Calibri" w:cs="Calibri"/>
        </w:rPr>
        <w:instrText xml:space="preserve"> DOCPROPERTY  "Document Version"  \* MERGEFORMAT </w:instrText>
      </w:r>
      <w:r>
        <w:rPr>
          <w:rFonts w:ascii="Calibri" w:hAnsi="Calibri" w:cs="Calibri"/>
        </w:rPr>
        <w:fldChar w:fldCharType="separate"/>
      </w:r>
      <w:r w:rsidR="005B0D1A">
        <w:rPr>
          <w:rFonts w:ascii="Calibri" w:hAnsi="Calibri" w:cs="Calibri"/>
        </w:rPr>
        <w:t>SyncCrc</w:t>
      </w:r>
      <w:r>
        <w:rPr>
          <w:rFonts w:ascii="Calibri" w:hAnsi="Calibri" w:cs="Calibri"/>
        </w:rPr>
        <w:fldChar w:fldCharType="end"/>
      </w:r>
      <w:r w:rsidRPr="00AA38E8">
        <w:rPr>
          <w:rFonts w:ascii="Calibri" w:hAnsi="Calibri" w:cs="Calibri"/>
        </w:rPr>
        <w:t>Init</w:t>
      </w:r>
      <w:r>
        <w:rPr>
          <w:rFonts w:ascii="Calibri" w:hAnsi="Calibri" w:cs="Calibri"/>
        </w:rPr>
        <w:t>1</w:t>
      </w:r>
      <w:bookmarkEnd w:id="64"/>
    </w:p>
    <w:p w:rsidR="00CE3348" w:rsidRPr="00AA38E8" w:rsidRDefault="00CE3348" w:rsidP="00CE3348">
      <w:pPr>
        <w:pStyle w:val="Heading2"/>
        <w:numPr>
          <w:ilvl w:val="3"/>
          <w:numId w:val="11"/>
        </w:numPr>
        <w:spacing w:after="60"/>
        <w:rPr>
          <w:rFonts w:ascii="Calibri" w:hAnsi="Calibri" w:cs="Calibri"/>
        </w:rPr>
      </w:pPr>
      <w:bookmarkStart w:id="66" w:name="_Toc485325418"/>
      <w:r w:rsidRPr="00AA38E8">
        <w:rPr>
          <w:rFonts w:ascii="Calibri" w:hAnsi="Calibri" w:cs="Calibri"/>
        </w:rPr>
        <w:t>Design Rationale</w:t>
      </w:r>
      <w:bookmarkEnd w:id="66"/>
    </w:p>
    <w:p w:rsidR="00CE3348" w:rsidRPr="0028321C" w:rsidRDefault="00CE3348" w:rsidP="00CE3348">
      <w:pPr>
        <w:rPr>
          <w:rFonts w:cs="Calibri"/>
        </w:rPr>
      </w:pPr>
      <w:r>
        <w:rPr>
          <w:rFonts w:cs="Calibri"/>
        </w:rPr>
        <w:t>Stub function for mapping the server runnable functions within a memory region.</w:t>
      </w:r>
    </w:p>
    <w:p w:rsidR="00CE3348" w:rsidRDefault="00CE3348" w:rsidP="00CE3348">
      <w:pPr>
        <w:pStyle w:val="Heading2"/>
        <w:numPr>
          <w:ilvl w:val="3"/>
          <w:numId w:val="11"/>
        </w:numPr>
        <w:spacing w:after="60"/>
        <w:rPr>
          <w:rFonts w:ascii="Calibri" w:hAnsi="Calibri" w:cs="Calibri"/>
        </w:rPr>
      </w:pPr>
      <w:bookmarkStart w:id="67" w:name="_Toc485325419"/>
      <w:r>
        <w:rPr>
          <w:rFonts w:ascii="Calibri" w:hAnsi="Calibri" w:cs="Calibri"/>
        </w:rPr>
        <w:t>Processing</w:t>
      </w:r>
      <w:bookmarkEnd w:id="67"/>
    </w:p>
    <w:p w:rsidR="00CE3348" w:rsidRPr="0028321C" w:rsidRDefault="00CE3348" w:rsidP="00CE3348">
      <w:pPr>
        <w:rPr>
          <w:lang w:bidi="ar-SA"/>
        </w:rPr>
      </w:pPr>
      <w:r>
        <w:t>None</w:t>
      </w:r>
    </w:p>
    <w:p w:rsidR="00CE3348" w:rsidRDefault="00CE3348" w:rsidP="00CE3348">
      <w:pPr>
        <w:pStyle w:val="Heading2"/>
        <w:numPr>
          <w:ilvl w:val="3"/>
          <w:numId w:val="11"/>
        </w:numPr>
        <w:spacing w:after="60"/>
        <w:rPr>
          <w:rFonts w:ascii="Calibri" w:hAnsi="Calibri" w:cs="Calibri"/>
        </w:rPr>
      </w:pPr>
      <w:bookmarkStart w:id="68" w:name="_Toc485325420"/>
      <w:r w:rsidRPr="00AA38E8">
        <w:rPr>
          <w:rFonts w:ascii="Calibri" w:hAnsi="Calibri" w:cs="Calibri"/>
        </w:rPr>
        <w:t>Module Outputs</w:t>
      </w:r>
      <w:bookmarkEnd w:id="68"/>
    </w:p>
    <w:p w:rsidR="00CE3348" w:rsidRPr="00007584" w:rsidRDefault="00CE3348" w:rsidP="00CE3348">
      <w:pPr>
        <w:rPr>
          <w:lang w:bidi="ar-SA"/>
        </w:rPr>
      </w:pPr>
      <w:r>
        <w:rPr>
          <w:lang w:bidi="ar-SA"/>
        </w:rPr>
        <w:t>None</w:t>
      </w:r>
    </w:p>
    <w:p w:rsidR="0028321C" w:rsidRDefault="0028321C">
      <w:pPr>
        <w:spacing w:after="0"/>
        <w:rPr>
          <w:rFonts w:cs="Calibri"/>
          <w:b/>
          <w:kern w:val="28"/>
          <w:sz w:val="28"/>
          <w:szCs w:val="20"/>
          <w:lang w:bidi="ar-SA"/>
        </w:rPr>
      </w:pPr>
      <w:r>
        <w:rPr>
          <w:rFonts w:cs="Calibri"/>
        </w:rPr>
        <w:br w:type="page"/>
      </w:r>
    </w:p>
    <w:p w:rsidR="002B094F" w:rsidRPr="008C6874" w:rsidRDefault="008C6874" w:rsidP="008C6874">
      <w:pPr>
        <w:pStyle w:val="Heading2"/>
        <w:spacing w:after="60"/>
        <w:rPr>
          <w:rFonts w:ascii="Calibri" w:hAnsi="Calibri"/>
        </w:rPr>
      </w:pPr>
      <w:bookmarkStart w:id="69" w:name="_Toc485325421"/>
      <w:bookmarkEnd w:id="65"/>
      <w:r>
        <w:rPr>
          <w:rFonts w:ascii="Calibri" w:hAnsi="Calibri"/>
        </w:rPr>
        <w:lastRenderedPageBreak/>
        <w:t xml:space="preserve">Server </w:t>
      </w:r>
      <w:r w:rsidR="0028321C">
        <w:rPr>
          <w:rFonts w:ascii="Calibri" w:hAnsi="Calibri"/>
        </w:rPr>
        <w:t>R</w:t>
      </w:r>
      <w:r w:rsidR="0028321C" w:rsidRPr="008C6874">
        <w:rPr>
          <w:rFonts w:ascii="Calibri" w:hAnsi="Calibri"/>
        </w:rPr>
        <w:t>unnables</w:t>
      </w:r>
      <w:bookmarkEnd w:id="69"/>
      <w:r w:rsidR="002B094F" w:rsidRPr="008C6874">
        <w:rPr>
          <w:rFonts w:ascii="Calibri" w:hAnsi="Calibri"/>
        </w:rPr>
        <w:t xml:space="preserve"> </w:t>
      </w:r>
    </w:p>
    <w:p w:rsidR="008C6874" w:rsidRPr="00AA38E8" w:rsidRDefault="0028321C" w:rsidP="008C6874">
      <w:pPr>
        <w:pStyle w:val="Heading2"/>
        <w:numPr>
          <w:ilvl w:val="2"/>
          <w:numId w:val="11"/>
        </w:numPr>
        <w:tabs>
          <w:tab w:val="clear" w:pos="1017"/>
          <w:tab w:val="num" w:pos="567"/>
        </w:tabs>
        <w:spacing w:after="60"/>
        <w:ind w:left="567"/>
        <w:rPr>
          <w:rFonts w:ascii="Calibri" w:hAnsi="Calibri" w:cs="Calibri"/>
        </w:rPr>
      </w:pPr>
      <w:bookmarkStart w:id="70" w:name="_Toc382301471"/>
      <w:bookmarkStart w:id="71" w:name="_Toc383698997"/>
      <w:bookmarkStart w:id="72" w:name="_Toc485325422"/>
      <w:bookmarkEnd w:id="70"/>
      <w:bookmarkEnd w:id="71"/>
      <w:r>
        <w:rPr>
          <w:rFonts w:ascii="Calibri" w:hAnsi="Calibri" w:cs="Calibri"/>
        </w:rPr>
        <w:t>Res</w:t>
      </w:r>
      <w:r w:rsidR="00D721F3">
        <w:rPr>
          <w:rFonts w:ascii="Calibri" w:hAnsi="Calibri" w:cs="Calibri"/>
        </w:rPr>
        <w:t>v</w:t>
      </w:r>
      <w:r>
        <w:rPr>
          <w:rFonts w:ascii="Calibri" w:hAnsi="Calibri" w:cs="Calibri"/>
        </w:rPr>
        <w:t>CrcHwUnit</w:t>
      </w:r>
      <w:bookmarkEnd w:id="72"/>
    </w:p>
    <w:p w:rsidR="008C6874" w:rsidRPr="00AA38E8" w:rsidRDefault="008C6874" w:rsidP="008C6874">
      <w:pPr>
        <w:pStyle w:val="Heading2"/>
        <w:numPr>
          <w:ilvl w:val="3"/>
          <w:numId w:val="11"/>
        </w:numPr>
        <w:spacing w:after="60"/>
        <w:rPr>
          <w:rFonts w:ascii="Calibri" w:hAnsi="Calibri" w:cs="Calibri"/>
        </w:rPr>
      </w:pPr>
      <w:bookmarkStart w:id="73" w:name="_Toc421011525"/>
      <w:bookmarkStart w:id="74" w:name="_Toc485325423"/>
      <w:r w:rsidRPr="00AA38E8">
        <w:rPr>
          <w:rFonts w:ascii="Calibri" w:hAnsi="Calibri" w:cs="Calibri"/>
        </w:rPr>
        <w:t>Design Rationale</w:t>
      </w:r>
      <w:bookmarkEnd w:id="73"/>
      <w:bookmarkEnd w:id="74"/>
    </w:p>
    <w:p w:rsidR="0028321C" w:rsidRDefault="0028321C" w:rsidP="0028321C">
      <w:pPr>
        <w:rPr>
          <w:lang w:bidi="ar-SA"/>
        </w:rPr>
      </w:pPr>
      <w:bookmarkStart w:id="75" w:name="_Toc421011526"/>
      <w:r>
        <w:rPr>
          <w:lang w:bidi="ar-SA"/>
        </w:rPr>
        <w:t>This function allows the caller to reserve a single CRC hardware unit</w:t>
      </w:r>
      <w:r w:rsidR="002C4F02">
        <w:rPr>
          <w:lang w:bidi="ar-SA"/>
        </w:rPr>
        <w:t xml:space="preserve"> until</w:t>
      </w:r>
      <w:r>
        <w:rPr>
          <w:lang w:bidi="ar-SA"/>
        </w:rPr>
        <w:t xml:space="preserve"> it is released. This will allow features such as the DMA to perform a CRC calculation over a large portion of data and does not need to permanently reserve a CRC hardware unit. </w:t>
      </w:r>
      <w:r w:rsidR="004C6F4C">
        <w:rPr>
          <w:lang w:bidi="ar-SA"/>
        </w:rPr>
        <w:t>This function can be called from within or outside a task.</w:t>
      </w:r>
      <w:r w:rsidR="00704A11">
        <w:rPr>
          <w:lang w:bidi="ar-SA"/>
        </w:rPr>
        <w:t xml:space="preserve"> This server runnables must be defined with “can be invoked concurrently” enabled in Developer.</w:t>
      </w:r>
    </w:p>
    <w:p w:rsidR="008C6874" w:rsidRDefault="008C6874" w:rsidP="008C6874">
      <w:pPr>
        <w:pStyle w:val="Heading2"/>
        <w:numPr>
          <w:ilvl w:val="3"/>
          <w:numId w:val="11"/>
        </w:numPr>
        <w:spacing w:after="60"/>
        <w:rPr>
          <w:rFonts w:ascii="Calibri" w:hAnsi="Calibri" w:cs="Calibri"/>
        </w:rPr>
      </w:pPr>
      <w:r w:rsidRPr="00AA38E8" w:rsidDel="00793E2B">
        <w:rPr>
          <w:rFonts w:ascii="Calibri" w:hAnsi="Calibri" w:cs="Calibri"/>
        </w:rPr>
        <w:t xml:space="preserve"> </w:t>
      </w:r>
      <w:bookmarkStart w:id="76" w:name="_Toc421011527"/>
      <w:bookmarkStart w:id="77" w:name="_Toc485325424"/>
      <w:bookmarkEnd w:id="75"/>
      <w:r w:rsidRPr="00AA38E8">
        <w:rPr>
          <w:rFonts w:ascii="Calibri" w:hAnsi="Calibri" w:cs="Calibri"/>
        </w:rPr>
        <w:t>(Processing of function)………</w:t>
      </w:r>
      <w:bookmarkEnd w:id="76"/>
      <w:bookmarkEnd w:id="77"/>
    </w:p>
    <w:p w:rsidR="0028321C" w:rsidRPr="0028321C" w:rsidRDefault="0028321C" w:rsidP="0028321C">
      <w:pPr>
        <w:pStyle w:val="Heading5"/>
      </w:pPr>
      <w:r>
        <w:t>Top Level Logic</w:t>
      </w:r>
    </w:p>
    <w:p w:rsidR="0028321C" w:rsidRDefault="00EB57F7" w:rsidP="0028321C">
      <w:pPr>
        <w:jc w:val="center"/>
      </w:pPr>
      <w:r>
        <w:object w:dxaOrig="10732" w:dyaOrig="6735">
          <v:shape id="_x0000_i1085" type="#_x0000_t75" style="width:536.25pt;height:335.8pt" o:ole="">
            <v:imagedata r:id="rId15" o:title=""/>
          </v:shape>
          <o:OLEObject Type="Embed" ProgID="Visio.Drawing.11" ShapeID="_x0000_i1085" DrawAspect="Content" ObjectID="_1560758472" r:id="rId16"/>
        </w:object>
      </w:r>
    </w:p>
    <w:p w:rsidR="0028321C" w:rsidRPr="0028321C" w:rsidRDefault="0028321C" w:rsidP="0028321C">
      <w:pPr>
        <w:pStyle w:val="Heading5"/>
      </w:pPr>
      <w:r>
        <w:lastRenderedPageBreak/>
        <w:t>Reserve CRC</w:t>
      </w:r>
    </w:p>
    <w:p w:rsidR="0028321C" w:rsidRDefault="00EB57F7" w:rsidP="0028321C">
      <w:pPr>
        <w:jc w:val="center"/>
      </w:pPr>
      <w:r>
        <w:object w:dxaOrig="14253" w:dyaOrig="13302">
          <v:shape id="_x0000_i1088" type="#_x0000_t75" style="width:526.45pt;height:490.2pt" o:ole="">
            <v:imagedata r:id="rId17" o:title=""/>
          </v:shape>
          <o:OLEObject Type="Embed" ProgID="Visio.Drawing.11" ShapeID="_x0000_i1088" DrawAspect="Content" ObjectID="_1560758473" r:id="rId18"/>
        </w:object>
      </w:r>
    </w:p>
    <w:p w:rsidR="0028321C" w:rsidRDefault="0028321C" w:rsidP="0028321C">
      <w:pPr>
        <w:jc w:val="center"/>
      </w:pPr>
    </w:p>
    <w:p w:rsidR="0028321C" w:rsidRDefault="0028321C" w:rsidP="0028321C">
      <w:pPr>
        <w:pStyle w:val="Heading5"/>
      </w:pPr>
      <w:r>
        <w:lastRenderedPageBreak/>
        <w:t>Release CRC</w:t>
      </w:r>
    </w:p>
    <w:p w:rsidR="0028321C" w:rsidRPr="0028321C" w:rsidRDefault="00EB57F7" w:rsidP="0028321C">
      <w:pPr>
        <w:jc w:val="center"/>
        <w:rPr>
          <w:lang w:bidi="ar-SA"/>
        </w:rPr>
      </w:pPr>
      <w:r>
        <w:object w:dxaOrig="12264" w:dyaOrig="13787">
          <v:shape id="_x0000_i1091" type="#_x0000_t75" style="width:486.15pt;height:547.2pt" o:ole="">
            <v:imagedata r:id="rId19" o:title=""/>
          </v:shape>
          <o:OLEObject Type="Embed" ProgID="Visio.Drawing.11" ShapeID="_x0000_i1091" DrawAspect="Content" ObjectID="_1560758474" r:id="rId20"/>
        </w:object>
      </w:r>
    </w:p>
    <w:p w:rsidR="0028321C" w:rsidRDefault="0028321C" w:rsidP="0028321C">
      <w:pPr>
        <w:pStyle w:val="Heading2"/>
        <w:numPr>
          <w:ilvl w:val="3"/>
          <w:numId w:val="11"/>
        </w:numPr>
        <w:spacing w:after="60"/>
        <w:rPr>
          <w:rFonts w:ascii="Calibri" w:hAnsi="Calibri" w:cs="Calibri"/>
        </w:rPr>
      </w:pPr>
      <w:bookmarkStart w:id="78" w:name="_Toc485325425"/>
      <w:r>
        <w:rPr>
          <w:rFonts w:ascii="Calibri" w:hAnsi="Calibri" w:cs="Calibri"/>
        </w:rPr>
        <w:t>Module Outputs</w:t>
      </w:r>
      <w:bookmarkEnd w:id="78"/>
    </w:p>
    <w:p w:rsidR="0028321C" w:rsidRDefault="0028321C" w:rsidP="008C6874">
      <w:pPr>
        <w:rPr>
          <w:lang w:bidi="ar-SA"/>
        </w:rPr>
      </w:pPr>
      <w:r>
        <w:rPr>
          <w:lang w:bidi="ar-SA"/>
        </w:rPr>
        <w:t>None</w:t>
      </w:r>
    </w:p>
    <w:p w:rsidR="0028321C" w:rsidRDefault="0028321C">
      <w:pPr>
        <w:spacing w:after="0"/>
        <w:rPr>
          <w:lang w:bidi="ar-SA"/>
        </w:rPr>
      </w:pPr>
      <w:r>
        <w:rPr>
          <w:lang w:bidi="ar-SA"/>
        </w:rPr>
        <w:br w:type="page"/>
      </w:r>
    </w:p>
    <w:p w:rsidR="0028321C" w:rsidRPr="00AA38E8" w:rsidRDefault="0028321C" w:rsidP="0028321C">
      <w:pPr>
        <w:pStyle w:val="Heading2"/>
        <w:numPr>
          <w:ilvl w:val="2"/>
          <w:numId w:val="11"/>
        </w:numPr>
        <w:tabs>
          <w:tab w:val="clear" w:pos="1017"/>
          <w:tab w:val="num" w:pos="567"/>
        </w:tabs>
        <w:spacing w:after="60"/>
        <w:ind w:left="567"/>
        <w:rPr>
          <w:rFonts w:ascii="Calibri" w:hAnsi="Calibri" w:cs="Calibri"/>
        </w:rPr>
      </w:pPr>
      <w:bookmarkStart w:id="79" w:name="_Toc485325426"/>
      <w:r>
        <w:rPr>
          <w:rFonts w:ascii="Calibri" w:hAnsi="Calibri" w:cs="Calibri"/>
        </w:rPr>
        <w:lastRenderedPageBreak/>
        <w:t>CRC API Server Runnables</w:t>
      </w:r>
      <w:bookmarkEnd w:id="79"/>
    </w:p>
    <w:p w:rsidR="0028321C" w:rsidRPr="00AA38E8" w:rsidRDefault="0028321C" w:rsidP="0028321C">
      <w:pPr>
        <w:pStyle w:val="Heading2"/>
        <w:numPr>
          <w:ilvl w:val="3"/>
          <w:numId w:val="11"/>
        </w:numPr>
        <w:spacing w:after="60"/>
        <w:rPr>
          <w:rFonts w:ascii="Calibri" w:hAnsi="Calibri" w:cs="Calibri"/>
        </w:rPr>
      </w:pPr>
      <w:bookmarkStart w:id="80" w:name="_Toc485325427"/>
      <w:r>
        <w:rPr>
          <w:rFonts w:ascii="Calibri" w:hAnsi="Calibri" w:cs="Calibri"/>
        </w:rPr>
        <w:t xml:space="preserve">API </w:t>
      </w:r>
      <w:r w:rsidRPr="00AA38E8">
        <w:rPr>
          <w:rFonts w:ascii="Calibri" w:hAnsi="Calibri" w:cs="Calibri"/>
        </w:rPr>
        <w:t>Design Rationale</w:t>
      </w:r>
      <w:bookmarkEnd w:id="80"/>
    </w:p>
    <w:p w:rsidR="0028321C" w:rsidRDefault="0028321C" w:rsidP="0028321C">
      <w:pPr>
        <w:rPr>
          <w:lang w:bidi="ar-SA"/>
        </w:rPr>
      </w:pPr>
      <w:r>
        <w:rPr>
          <w:lang w:bidi="ar-SA"/>
        </w:rPr>
        <w:t xml:space="preserve">The following flow chart is applicable to all CRC API functions in this document. However, the highlighted green squares vary by the API. These differences will be pointed out in each sub-function section. </w:t>
      </w:r>
      <w:r w:rsidR="004C6F4C">
        <w:rPr>
          <w:lang w:bidi="ar-SA"/>
        </w:rPr>
        <w:t xml:space="preserve">All API client calls must be called from within a task. </w:t>
      </w:r>
      <w:r w:rsidR="00704A11">
        <w:rPr>
          <w:lang w:bidi="ar-SA"/>
        </w:rPr>
        <w:t>These server runnables must be defined with “can be invoked concurrently” enabled in Developer.</w:t>
      </w:r>
    </w:p>
    <w:p w:rsidR="0028321C" w:rsidRDefault="0028321C" w:rsidP="0028321C">
      <w:pPr>
        <w:pStyle w:val="Heading2"/>
        <w:numPr>
          <w:ilvl w:val="3"/>
          <w:numId w:val="11"/>
        </w:numPr>
        <w:spacing w:after="60"/>
        <w:rPr>
          <w:rFonts w:ascii="Calibri" w:hAnsi="Calibri" w:cs="Calibri"/>
        </w:rPr>
      </w:pPr>
      <w:r w:rsidRPr="00AA38E8" w:rsidDel="00793E2B">
        <w:rPr>
          <w:rFonts w:ascii="Calibri" w:hAnsi="Calibri" w:cs="Calibri"/>
        </w:rPr>
        <w:t xml:space="preserve"> </w:t>
      </w:r>
      <w:bookmarkStart w:id="81" w:name="_Toc485325428"/>
      <w:r>
        <w:rPr>
          <w:rFonts w:ascii="Calibri" w:hAnsi="Calibri" w:cs="Calibri"/>
        </w:rPr>
        <w:t>API Processing</w:t>
      </w:r>
      <w:bookmarkEnd w:id="81"/>
    </w:p>
    <w:bookmarkStart w:id="82" w:name="_GoBack"/>
    <w:p w:rsidR="0028321C" w:rsidRDefault="00EB57F7" w:rsidP="0028321C">
      <w:pPr>
        <w:jc w:val="center"/>
      </w:pPr>
      <w:r>
        <w:object w:dxaOrig="10232" w:dyaOrig="9478">
          <v:shape id="_x0000_i1111" type="#_x0000_t75" style="width:512.05pt;height:475.8pt" o:ole="">
            <v:imagedata r:id="rId21" o:title=""/>
          </v:shape>
          <o:OLEObject Type="Embed" ProgID="Visio.Drawing.11" ShapeID="_x0000_i1111" DrawAspect="Content" ObjectID="_1560758475" r:id="rId22"/>
        </w:object>
      </w:r>
      <w:bookmarkEnd w:id="82"/>
    </w:p>
    <w:p w:rsidR="0028321C" w:rsidRDefault="00EB57F7" w:rsidP="0028321C">
      <w:pPr>
        <w:jc w:val="center"/>
      </w:pPr>
      <w:r>
        <w:object w:dxaOrig="11493" w:dyaOrig="15630">
          <v:shape id="_x0000_i1098" type="#_x0000_t75" style="width:476.95pt;height:9in" o:ole="">
            <v:imagedata r:id="rId23" o:title=""/>
          </v:shape>
          <o:OLEObject Type="Embed" ProgID="Visio.Drawing.11" ShapeID="_x0000_i1098" DrawAspect="Content" ObjectID="_1560758476" r:id="rId24"/>
        </w:object>
      </w:r>
    </w:p>
    <w:p w:rsidR="0028321C" w:rsidRDefault="0028321C">
      <w:pPr>
        <w:spacing w:after="0"/>
        <w:rPr>
          <w:rFonts w:ascii="Arial" w:hAnsi="Arial"/>
          <w:szCs w:val="20"/>
          <w:lang w:bidi="ar-SA"/>
        </w:rPr>
      </w:pPr>
      <w:r>
        <w:br w:type="page"/>
      </w:r>
    </w:p>
    <w:p w:rsidR="0028321C" w:rsidRDefault="0028321C" w:rsidP="0028321C">
      <w:pPr>
        <w:pStyle w:val="Heading5"/>
      </w:pPr>
      <w:r>
        <w:lastRenderedPageBreak/>
        <w:t>Calc8BitCrc_Oper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CRCDATAACSWIDTH_8BIT</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CRCALG_8BIT</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CRCININVAL8BIT_CNT_U16;</w:t>
      </w:r>
    </w:p>
    <w:p w:rsidR="0028321C" w:rsidRDefault="0028321C" w:rsidP="0028321C">
      <w:pPr>
        <w:rPr>
          <w:lang w:bidi="ar-SA"/>
        </w:rPr>
      </w:pPr>
    </w:p>
    <w:p w:rsidR="0028321C" w:rsidRDefault="0028321C" w:rsidP="0028321C">
      <w:pPr>
        <w:pStyle w:val="Heading5"/>
      </w:pPr>
      <w:r>
        <w:t>Calc8BitCrc</w:t>
      </w:r>
      <w:r w:rsidR="003C2407">
        <w:t>0X2F</w:t>
      </w:r>
      <w:r>
        <w:t>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CRCDATAACSWIDTH_8BIT</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CRCALG_8BITH2F</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CRCININVAL8BIT_CNT_U16;</w:t>
      </w:r>
    </w:p>
    <w:p w:rsidR="0028321C" w:rsidRPr="00281D2D" w:rsidRDefault="0028321C" w:rsidP="0028321C">
      <w:pPr>
        <w:rPr>
          <w:lang w:bidi="ar-SA"/>
        </w:rPr>
      </w:pPr>
    </w:p>
    <w:p w:rsidR="003C2407" w:rsidRDefault="003C2407" w:rsidP="003C2407">
      <w:pPr>
        <w:pStyle w:val="Heading5"/>
      </w:pPr>
      <w:r>
        <w:t>Calc16BitCrc_u08_Oper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CRCALG_16BIT</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CRCININVAL16BIT_CNT_U16;</w:t>
      </w:r>
    </w:p>
    <w:p w:rsidR="0028321C" w:rsidRPr="00281D2D" w:rsidRDefault="0028321C" w:rsidP="0028321C">
      <w:pPr>
        <w:rPr>
          <w:lang w:bidi="ar-SA"/>
        </w:rPr>
      </w:pPr>
    </w:p>
    <w:p w:rsidR="003C2407" w:rsidRDefault="003C2407" w:rsidP="003C2407">
      <w:pPr>
        <w:pStyle w:val="Heading5"/>
      </w:pPr>
      <w:r>
        <w:t>Calc16BitCrc_u16_Oper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CRCDATAACSWIDTH_16BIT</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CRCALG_16BIT</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CRCININVAL16BIT_CNT_U16;</w:t>
      </w:r>
    </w:p>
    <w:p w:rsidR="0028321C" w:rsidRPr="00281D2D" w:rsidRDefault="0028321C" w:rsidP="0028321C">
      <w:pPr>
        <w:rPr>
          <w:lang w:bidi="ar-SA"/>
        </w:rPr>
      </w:pPr>
    </w:p>
    <w:p w:rsidR="003C2407" w:rsidRDefault="003C2407" w:rsidP="003C2407">
      <w:pPr>
        <w:pStyle w:val="Heading5"/>
      </w:pPr>
      <w:r>
        <w:t>Calc32BitCrc_u08_Oper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CRCALG_32BITETH</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CRCININVAL32BIT_CNT_U16;</w:t>
      </w:r>
    </w:p>
    <w:p w:rsidR="0028321C" w:rsidRPr="00281D2D" w:rsidRDefault="0028321C" w:rsidP="0028321C">
      <w:pPr>
        <w:rPr>
          <w:lang w:bidi="ar-SA"/>
        </w:rPr>
      </w:pPr>
    </w:p>
    <w:p w:rsidR="003C2407" w:rsidRDefault="003C2407" w:rsidP="003C2407">
      <w:pPr>
        <w:pStyle w:val="Heading5"/>
      </w:pPr>
      <w:r>
        <w:t>Calc32BitCrc_u16_Oper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CRCDATAACSWIDTH_16BIT</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CRCALG_32BITETH</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CRCININVAL32BIT_CNT_U16;</w:t>
      </w:r>
    </w:p>
    <w:p w:rsidR="0028321C" w:rsidRPr="00281D2D" w:rsidRDefault="0028321C" w:rsidP="0028321C">
      <w:pPr>
        <w:rPr>
          <w:lang w:bidi="ar-SA"/>
        </w:rPr>
      </w:pPr>
    </w:p>
    <w:p w:rsidR="003C2407" w:rsidRDefault="003C2407" w:rsidP="003C2407">
      <w:pPr>
        <w:pStyle w:val="Heading5"/>
      </w:pPr>
      <w:r>
        <w:t>Calc32BitCrc_u32_Oper</w:t>
      </w:r>
    </w:p>
    <w:p w:rsidR="0028321C" w:rsidRDefault="00627190" w:rsidP="0028321C">
      <w:pPr>
        <w:rPr>
          <w:lang w:bidi="ar-SA"/>
        </w:rPr>
      </w:pPr>
      <w:r>
        <w:rPr>
          <w:lang w:bidi="ar-SA"/>
        </w:rPr>
        <w:t>CRCREG_REC[CrcHwIdx_Cnt_T_u08].Reg_rec-&gt;Ctrl_rec.Bit_b08.ISZ</w:t>
      </w:r>
      <w:r w:rsidR="0028321C">
        <w:rPr>
          <w:lang w:bidi="ar-SA"/>
        </w:rPr>
        <w:t xml:space="preserve"> = </w:t>
      </w:r>
      <w:r w:rsidR="007C4554" w:rsidRPr="007C4554">
        <w:rPr>
          <w:lang w:bidi="ar-SA"/>
        </w:rPr>
        <w:t>CRCDATAACSWIDTH_32BIT</w:t>
      </w:r>
      <w:r w:rsidR="0028321C">
        <w:rPr>
          <w:lang w:bidi="ar-SA"/>
        </w:rPr>
        <w:t>;</w:t>
      </w:r>
    </w:p>
    <w:p w:rsidR="0028321C" w:rsidRDefault="00627190" w:rsidP="0028321C">
      <w:pPr>
        <w:rPr>
          <w:lang w:bidi="ar-SA"/>
        </w:rPr>
      </w:pPr>
      <w:r>
        <w:rPr>
          <w:lang w:bidi="ar-SA"/>
        </w:rPr>
        <w:t>CRCREG_REC[CrcHwIdx_Cnt_T_u08].Reg_rec-&gt;Ctrl_rec.Bit_b08.</w:t>
      </w:r>
      <w:r w:rsidR="0028321C">
        <w:rPr>
          <w:lang w:bidi="ar-SA"/>
        </w:rPr>
        <w:t xml:space="preserve">POL = </w:t>
      </w:r>
      <w:r w:rsidR="007C4554" w:rsidRPr="007C4554">
        <w:rPr>
          <w:lang w:bidi="ar-SA"/>
        </w:rPr>
        <w:t>CRCALG_32BITETH</w:t>
      </w:r>
      <w:r w:rsidR="0028321C">
        <w:rPr>
          <w:lang w:bidi="ar-SA"/>
        </w:rPr>
        <w:t>;</w:t>
      </w:r>
    </w:p>
    <w:p w:rsidR="0028321C" w:rsidRDefault="00627190" w:rsidP="0028321C">
      <w:pPr>
        <w:rPr>
          <w:lang w:bidi="ar-SA"/>
        </w:rPr>
      </w:pPr>
      <w:r>
        <w:rPr>
          <w:lang w:bidi="ar-SA"/>
        </w:rPr>
        <w:t>CRCREG_REC[CrcHwIdx_Cnt_T_u08].Reg_rec-&gt;Outp_u32</w:t>
      </w:r>
      <w:r w:rsidR="0028321C">
        <w:rPr>
          <w:lang w:bidi="ar-SA"/>
        </w:rPr>
        <w:t xml:space="preserve"> = CRCININVAL32BIT_CNT_U16;</w:t>
      </w:r>
    </w:p>
    <w:p w:rsidR="0028321C" w:rsidRDefault="0028321C" w:rsidP="0028321C">
      <w:pPr>
        <w:rPr>
          <w:lang w:bidi="ar-SA"/>
        </w:rPr>
      </w:pPr>
    </w:p>
    <w:p w:rsidR="0028321C" w:rsidRPr="0028321C" w:rsidRDefault="0028321C" w:rsidP="0028321C">
      <w:pPr>
        <w:rPr>
          <w:lang w:bidi="ar-SA"/>
        </w:rPr>
      </w:pPr>
    </w:p>
    <w:p w:rsidR="0028321C" w:rsidRPr="0028321C" w:rsidRDefault="0028321C" w:rsidP="0028321C">
      <w:pPr>
        <w:jc w:val="center"/>
        <w:rPr>
          <w:lang w:bidi="ar-SA"/>
        </w:rPr>
      </w:pPr>
    </w:p>
    <w:p w:rsidR="008C6874" w:rsidRPr="00AA38E8" w:rsidRDefault="008C6874" w:rsidP="008C6874">
      <w:pPr>
        <w:pStyle w:val="Heading2"/>
        <w:spacing w:after="60"/>
        <w:rPr>
          <w:rFonts w:ascii="Calibri" w:hAnsi="Calibri" w:cs="Calibri"/>
        </w:rPr>
      </w:pPr>
      <w:bookmarkStart w:id="83" w:name="_Ref382299966"/>
      <w:bookmarkStart w:id="84" w:name="_Toc421011529"/>
      <w:bookmarkStart w:id="85" w:name="_Toc485325429"/>
      <w:r w:rsidRPr="00AA38E8">
        <w:rPr>
          <w:rFonts w:ascii="Calibri" w:hAnsi="Calibri" w:cs="Calibri"/>
        </w:rPr>
        <w:lastRenderedPageBreak/>
        <w:t>Interrupt Functions</w:t>
      </w:r>
      <w:bookmarkEnd w:id="83"/>
      <w:bookmarkEnd w:id="84"/>
      <w:bookmarkEnd w:id="85"/>
    </w:p>
    <w:p w:rsidR="002B094F" w:rsidRPr="003C2407" w:rsidRDefault="003C2407" w:rsidP="008C6874">
      <w:pPr>
        <w:rPr>
          <w:rFonts w:cs="Calibri"/>
        </w:rPr>
      </w:pPr>
      <w:r w:rsidRPr="003C2407">
        <w:rPr>
          <w:rFonts w:cs="Calibri"/>
        </w:rPr>
        <w:t>None</w:t>
      </w:r>
    </w:p>
    <w:p w:rsidR="002B094F" w:rsidRPr="008C6874" w:rsidRDefault="002B094F" w:rsidP="008C6874">
      <w:pPr>
        <w:pStyle w:val="Heading2"/>
        <w:spacing w:after="60"/>
        <w:rPr>
          <w:rFonts w:ascii="Calibri" w:hAnsi="Calibri" w:cs="Calibri"/>
        </w:rPr>
      </w:pPr>
      <w:bookmarkStart w:id="86" w:name="_Toc338170485"/>
      <w:bookmarkStart w:id="87" w:name="_Toc418080074"/>
      <w:bookmarkStart w:id="88" w:name="_Toc421709919"/>
      <w:bookmarkStart w:id="89" w:name="_Toc485325430"/>
      <w:r w:rsidRPr="008C6874">
        <w:rPr>
          <w:rFonts w:ascii="Calibri" w:hAnsi="Calibri" w:cs="Calibri"/>
        </w:rPr>
        <w:t>Module Internal (Local) Functions</w:t>
      </w:r>
      <w:bookmarkEnd w:id="86"/>
      <w:bookmarkEnd w:id="87"/>
      <w:bookmarkEnd w:id="88"/>
      <w:bookmarkEnd w:id="89"/>
    </w:p>
    <w:p w:rsidR="008C6874" w:rsidRPr="00AA38E8" w:rsidRDefault="003C2407" w:rsidP="008C6874">
      <w:pPr>
        <w:pStyle w:val="Heading2"/>
        <w:numPr>
          <w:ilvl w:val="2"/>
          <w:numId w:val="11"/>
        </w:numPr>
        <w:tabs>
          <w:tab w:val="clear" w:pos="1017"/>
          <w:tab w:val="num" w:pos="567"/>
        </w:tabs>
        <w:spacing w:after="60"/>
        <w:ind w:left="567"/>
        <w:rPr>
          <w:rFonts w:ascii="Calibri" w:hAnsi="Calibri" w:cs="Calibri"/>
        </w:rPr>
      </w:pPr>
      <w:bookmarkStart w:id="90" w:name="_Toc485325431"/>
      <w:r>
        <w:rPr>
          <w:rFonts w:ascii="Calibri" w:hAnsi="Calibri" w:cs="Calibri"/>
        </w:rPr>
        <w:t>RelsCrcHwUnit</w:t>
      </w:r>
      <w:bookmarkEnd w:id="90"/>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CE3348">
            <w:pPr>
              <w:spacing w:before="60"/>
              <w:rPr>
                <w:rFonts w:cs="Calibri"/>
                <w:sz w:val="16"/>
              </w:rPr>
            </w:pPr>
            <w:r w:rsidRPr="006B696A">
              <w:rPr>
                <w:rFonts w:cs="Calibri"/>
                <w:sz w:val="16"/>
              </w:rPr>
              <w:t>RelsCrcHwUnit</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r w:rsidRPr="006B696A">
              <w:rPr>
                <w:rFonts w:cs="Calibri"/>
                <w:sz w:val="16"/>
              </w:rPr>
              <w:t>CrcHwIdx_Cnt_T_u08</w:t>
            </w:r>
          </w:p>
        </w:tc>
        <w:tc>
          <w:tcPr>
            <w:tcW w:w="990" w:type="dxa"/>
          </w:tcPr>
          <w:p w:rsidR="003C2407" w:rsidRPr="00AA38E8" w:rsidRDefault="003C2407" w:rsidP="00CE3348">
            <w:pPr>
              <w:spacing w:before="60"/>
              <w:rPr>
                <w:rFonts w:cs="Calibri"/>
                <w:sz w:val="16"/>
              </w:rPr>
            </w:pPr>
            <w:r>
              <w:rPr>
                <w:rFonts w:cs="Calibri"/>
                <w:sz w:val="16"/>
              </w:rPr>
              <w:t>Uint8</w:t>
            </w:r>
          </w:p>
        </w:tc>
        <w:tc>
          <w:tcPr>
            <w:tcW w:w="990" w:type="dxa"/>
          </w:tcPr>
          <w:p w:rsidR="003C2407" w:rsidRPr="00AA38E8" w:rsidRDefault="003C2407" w:rsidP="00CE3348">
            <w:pPr>
              <w:spacing w:before="60"/>
              <w:rPr>
                <w:rFonts w:cs="Calibri"/>
                <w:sz w:val="16"/>
              </w:rPr>
            </w:pPr>
            <w:r>
              <w:rPr>
                <w:rFonts w:cs="Calibri"/>
                <w:sz w:val="16"/>
              </w:rPr>
              <w:t>0</w:t>
            </w:r>
          </w:p>
        </w:tc>
        <w:tc>
          <w:tcPr>
            <w:tcW w:w="990" w:type="dxa"/>
          </w:tcPr>
          <w:p w:rsidR="003C2407" w:rsidRPr="00AA38E8" w:rsidRDefault="00555AA0" w:rsidP="00CE3348">
            <w:pPr>
              <w:spacing w:before="60"/>
              <w:rPr>
                <w:rFonts w:cs="Calibri"/>
                <w:sz w:val="16"/>
              </w:rPr>
            </w:pPr>
            <w:r>
              <w:rPr>
                <w:rFonts w:cs="Calibri"/>
                <w:sz w:val="16"/>
              </w:rPr>
              <w:t>8</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8C6874" w:rsidRDefault="008C6874" w:rsidP="008C6874">
      <w:pPr>
        <w:pStyle w:val="Heading2"/>
        <w:numPr>
          <w:ilvl w:val="3"/>
          <w:numId w:val="11"/>
        </w:numPr>
        <w:spacing w:after="60"/>
        <w:rPr>
          <w:rFonts w:ascii="Calibri" w:hAnsi="Calibri" w:cs="Calibri"/>
        </w:rPr>
      </w:pPr>
      <w:bookmarkStart w:id="91" w:name="_Toc485325432"/>
      <w:bookmarkStart w:id="92" w:name="_Toc421011541"/>
      <w:r>
        <w:rPr>
          <w:rFonts w:ascii="Calibri" w:hAnsi="Calibri" w:cs="Calibri"/>
        </w:rPr>
        <w:t>Design Rationale</w:t>
      </w:r>
      <w:bookmarkEnd w:id="91"/>
    </w:p>
    <w:p w:rsidR="007C4554" w:rsidRPr="007C4554" w:rsidRDefault="007C4554" w:rsidP="00704A11">
      <w:pPr>
        <w:rPr>
          <w:lang w:bidi="ar-SA"/>
        </w:rPr>
      </w:pPr>
      <w:r>
        <w:rPr>
          <w:lang w:bidi="ar-SA"/>
        </w:rPr>
        <w:t xml:space="preserve">To minimize time in Exclusive areas, the Enter and Exit calls were placed within this function. All API </w:t>
      </w:r>
      <w:r w:rsidR="00704A11">
        <w:rPr>
          <w:lang w:bidi="ar-SA"/>
        </w:rPr>
        <w:t>server runnables</w:t>
      </w:r>
      <w:r>
        <w:rPr>
          <w:lang w:bidi="ar-SA"/>
        </w:rPr>
        <w:t xml:space="preserve"> </w:t>
      </w:r>
      <w:r w:rsidR="00704A11">
        <w:rPr>
          <w:lang w:bidi="ar-SA"/>
        </w:rPr>
        <w:t xml:space="preserve">that use this function are </w:t>
      </w:r>
      <w:r>
        <w:rPr>
          <w:lang w:bidi="ar-SA"/>
        </w:rPr>
        <w:t xml:space="preserve">defined in Developer </w:t>
      </w:r>
      <w:r w:rsidR="00704A11">
        <w:rPr>
          <w:lang w:bidi="ar-SA"/>
        </w:rPr>
        <w:t>to hav</w:t>
      </w:r>
      <w:r>
        <w:rPr>
          <w:lang w:bidi="ar-SA"/>
        </w:rPr>
        <w:t>e access to the exclusive area.</w:t>
      </w:r>
    </w:p>
    <w:p w:rsidR="008C6874" w:rsidRDefault="008C6874" w:rsidP="008C6874">
      <w:pPr>
        <w:pStyle w:val="Heading2"/>
        <w:numPr>
          <w:ilvl w:val="3"/>
          <w:numId w:val="11"/>
        </w:numPr>
        <w:spacing w:after="60"/>
        <w:rPr>
          <w:rFonts w:ascii="Calibri" w:hAnsi="Calibri" w:cs="Calibri"/>
        </w:rPr>
      </w:pPr>
      <w:bookmarkStart w:id="93" w:name="_Toc485325433"/>
      <w:r>
        <w:rPr>
          <w:rFonts w:ascii="Calibri" w:hAnsi="Calibri" w:cs="Calibri"/>
        </w:rPr>
        <w:t>Processing</w:t>
      </w:r>
      <w:bookmarkEnd w:id="92"/>
      <w:bookmarkEnd w:id="93"/>
    </w:p>
    <w:p w:rsidR="003C2407" w:rsidRPr="003C2407" w:rsidRDefault="00EB57F7" w:rsidP="003C2407">
      <w:pPr>
        <w:jc w:val="center"/>
        <w:rPr>
          <w:lang w:bidi="ar-SA"/>
        </w:rPr>
      </w:pPr>
      <w:r>
        <w:object w:dxaOrig="10716" w:dyaOrig="5529">
          <v:shape id="_x0000_i1101" type="#_x0000_t75" style="width:533.4pt;height:274.2pt" o:ole="">
            <v:imagedata r:id="rId25" o:title=""/>
          </v:shape>
          <o:OLEObject Type="Embed" ProgID="Visio.Drawing.11" ShapeID="_x0000_i1101" DrawAspect="Content" ObjectID="_1560758477" r:id="rId26"/>
        </w:object>
      </w:r>
    </w:p>
    <w:p w:rsidR="00C8611F" w:rsidRDefault="00C8611F">
      <w:pPr>
        <w:spacing w:after="0"/>
        <w:rPr>
          <w:rFonts w:cs="Calibri"/>
          <w:b/>
          <w:kern w:val="28"/>
          <w:sz w:val="28"/>
          <w:szCs w:val="20"/>
          <w:lang w:bidi="ar-SA"/>
        </w:rPr>
      </w:pPr>
      <w:bookmarkStart w:id="94" w:name="_Toc421011542"/>
      <w:r>
        <w:rPr>
          <w:rFonts w:cs="Calibri"/>
        </w:rPr>
        <w:br w:type="page"/>
      </w:r>
    </w:p>
    <w:p w:rsidR="003C2407" w:rsidRPr="00AA38E8" w:rsidRDefault="003C2407" w:rsidP="003C2407">
      <w:pPr>
        <w:pStyle w:val="Heading2"/>
        <w:numPr>
          <w:ilvl w:val="2"/>
          <w:numId w:val="11"/>
        </w:numPr>
        <w:tabs>
          <w:tab w:val="clear" w:pos="1017"/>
          <w:tab w:val="num" w:pos="567"/>
        </w:tabs>
        <w:spacing w:after="60"/>
        <w:ind w:left="567"/>
        <w:rPr>
          <w:rFonts w:ascii="Calibri" w:hAnsi="Calibri" w:cs="Calibri"/>
        </w:rPr>
      </w:pPr>
      <w:bookmarkStart w:id="95" w:name="_Toc485325434"/>
      <w:r w:rsidRPr="003C2407">
        <w:rPr>
          <w:rFonts w:ascii="Calibri" w:hAnsi="Calibri" w:cs="Calibri"/>
        </w:rPr>
        <w:lastRenderedPageBreak/>
        <w:t>NONTRUSTED_NtWrapS_SyncCrc_</w:t>
      </w:r>
      <w:r>
        <w:rPr>
          <w:rFonts w:ascii="Calibri" w:hAnsi="Calibri" w:cs="Calibri"/>
        </w:rPr>
        <w:t>RelsCrcHwUnit</w:t>
      </w:r>
      <w:bookmarkEnd w:id="95"/>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CE3348">
            <w:pPr>
              <w:spacing w:before="60"/>
              <w:rPr>
                <w:rFonts w:cs="Calibri"/>
                <w:sz w:val="16"/>
              </w:rPr>
            </w:pPr>
            <w:r w:rsidRPr="003C2407">
              <w:rPr>
                <w:rFonts w:cs="Calibri"/>
                <w:sz w:val="16"/>
              </w:rPr>
              <w:t>NONTRUSTED_NtWrapS_SyncCrc_RelsCrcHwUni</w:t>
            </w:r>
            <w:r>
              <w:rPr>
                <w:rFonts w:cs="Calibri"/>
                <w:sz w:val="16"/>
              </w:rPr>
              <w:t>t</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r>
              <w:rPr>
                <w:rFonts w:cs="Calibri"/>
                <w:sz w:val="16"/>
              </w:rPr>
              <w:t>FunctionIndex</w:t>
            </w:r>
          </w:p>
        </w:tc>
        <w:tc>
          <w:tcPr>
            <w:tcW w:w="990" w:type="dxa"/>
          </w:tcPr>
          <w:p w:rsidR="003C2407" w:rsidRPr="00AA38E8" w:rsidRDefault="003C2407" w:rsidP="00CE3348">
            <w:pPr>
              <w:spacing w:before="60"/>
              <w:rPr>
                <w:rFonts w:cs="Calibri"/>
                <w:sz w:val="16"/>
              </w:rPr>
            </w:pPr>
            <w:r>
              <w:rPr>
                <w:rFonts w:cs="Calibri"/>
                <w:sz w:val="16"/>
              </w:rPr>
              <w:t>Uint16</w:t>
            </w:r>
          </w:p>
        </w:tc>
        <w:tc>
          <w:tcPr>
            <w:tcW w:w="990" w:type="dxa"/>
          </w:tcPr>
          <w:p w:rsidR="003C2407" w:rsidRPr="00AA38E8" w:rsidRDefault="003C2407" w:rsidP="00CE3348">
            <w:pPr>
              <w:spacing w:before="60"/>
              <w:rPr>
                <w:rFonts w:cs="Calibri"/>
                <w:sz w:val="16"/>
              </w:rPr>
            </w:pPr>
            <w:r>
              <w:rPr>
                <w:rFonts w:cs="Calibri"/>
                <w:sz w:val="16"/>
              </w:rPr>
              <w:t>0</w:t>
            </w:r>
          </w:p>
        </w:tc>
        <w:tc>
          <w:tcPr>
            <w:tcW w:w="990" w:type="dxa"/>
          </w:tcPr>
          <w:p w:rsidR="003C2407" w:rsidRPr="00AA38E8" w:rsidRDefault="003C2407" w:rsidP="00CE3348">
            <w:pPr>
              <w:spacing w:before="60"/>
              <w:rPr>
                <w:rFonts w:cs="Calibri"/>
                <w:sz w:val="16"/>
              </w:rPr>
            </w:pPr>
            <w:r>
              <w:rPr>
                <w:rFonts w:cs="Calibri"/>
                <w:sz w:val="16"/>
              </w:rPr>
              <w:t>65535</w:t>
            </w:r>
          </w:p>
        </w:tc>
      </w:tr>
      <w:tr w:rsidR="003C2407" w:rsidRPr="00AA38E8" w:rsidTr="00CE3348">
        <w:tc>
          <w:tcPr>
            <w:tcW w:w="1779" w:type="dxa"/>
          </w:tcPr>
          <w:p w:rsidR="003C2407" w:rsidRPr="00AA38E8" w:rsidRDefault="003C2407" w:rsidP="00CE3348">
            <w:pPr>
              <w:spacing w:before="60"/>
              <w:rPr>
                <w:rFonts w:cs="Calibri"/>
                <w:b/>
                <w:bCs/>
                <w:sz w:val="16"/>
              </w:rPr>
            </w:pPr>
          </w:p>
        </w:tc>
        <w:tc>
          <w:tcPr>
            <w:tcW w:w="4179" w:type="dxa"/>
          </w:tcPr>
          <w:p w:rsidR="003C2407" w:rsidRDefault="003C2407" w:rsidP="00CE3348">
            <w:pPr>
              <w:spacing w:before="60"/>
              <w:rPr>
                <w:rFonts w:cs="Calibri"/>
                <w:sz w:val="16"/>
              </w:rPr>
            </w:pPr>
            <w:r>
              <w:rPr>
                <w:rFonts w:cs="Calibri"/>
                <w:sz w:val="16"/>
              </w:rPr>
              <w:t>FunctionParams</w:t>
            </w:r>
          </w:p>
        </w:tc>
        <w:tc>
          <w:tcPr>
            <w:tcW w:w="990" w:type="dxa"/>
          </w:tcPr>
          <w:p w:rsidR="003C2407" w:rsidRDefault="003C2407" w:rsidP="00CE3348">
            <w:pPr>
              <w:spacing w:before="60"/>
              <w:rPr>
                <w:rFonts w:cs="Calibri"/>
                <w:sz w:val="16"/>
              </w:rPr>
            </w:pPr>
            <w:r>
              <w:rPr>
                <w:rFonts w:cs="Calibri"/>
                <w:sz w:val="16"/>
              </w:rPr>
              <w:t>Void*</w:t>
            </w:r>
          </w:p>
        </w:tc>
        <w:tc>
          <w:tcPr>
            <w:tcW w:w="990" w:type="dxa"/>
          </w:tcPr>
          <w:p w:rsidR="003C2407" w:rsidRDefault="003C2407" w:rsidP="00CE3348">
            <w:pPr>
              <w:spacing w:before="60"/>
              <w:rPr>
                <w:rFonts w:cs="Calibri"/>
                <w:sz w:val="16"/>
              </w:rPr>
            </w:pPr>
            <w:r>
              <w:rPr>
                <w:rFonts w:cs="Calibri"/>
                <w:sz w:val="16"/>
              </w:rPr>
              <w:t>0</w:t>
            </w:r>
          </w:p>
        </w:tc>
        <w:tc>
          <w:tcPr>
            <w:tcW w:w="990" w:type="dxa"/>
          </w:tcPr>
          <w:p w:rsidR="003C2407" w:rsidRDefault="003C2407" w:rsidP="00CE3348">
            <w:pPr>
              <w:spacing w:before="60"/>
              <w:rPr>
                <w:rFonts w:cs="Calibri"/>
                <w:sz w:val="16"/>
              </w:rPr>
            </w:pPr>
            <w:r>
              <w:rPr>
                <w:rFonts w:cs="Calibri"/>
                <w:sz w:val="16"/>
              </w:rPr>
              <w:t>2^32-1</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3C2407" w:rsidRDefault="003C2407" w:rsidP="003C2407">
      <w:pPr>
        <w:pStyle w:val="Heading2"/>
        <w:numPr>
          <w:ilvl w:val="3"/>
          <w:numId w:val="11"/>
        </w:numPr>
        <w:spacing w:after="60"/>
        <w:rPr>
          <w:rFonts w:ascii="Calibri" w:hAnsi="Calibri" w:cs="Calibri"/>
        </w:rPr>
      </w:pPr>
      <w:bookmarkStart w:id="96" w:name="_Toc485325435"/>
      <w:r>
        <w:rPr>
          <w:rFonts w:ascii="Calibri" w:hAnsi="Calibri" w:cs="Calibri"/>
        </w:rPr>
        <w:t>Design Rationale</w:t>
      </w:r>
      <w:bookmarkEnd w:id="96"/>
    </w:p>
    <w:p w:rsidR="007C4554" w:rsidRPr="007C4554" w:rsidRDefault="007C4554" w:rsidP="007C4554">
      <w:pPr>
        <w:rPr>
          <w:lang w:bidi="ar-SA"/>
        </w:rPr>
      </w:pPr>
      <w:r>
        <w:rPr>
          <w:lang w:bidi="ar-SA"/>
        </w:rPr>
        <w:t>Function is required to prevent MPU violations when the API modifies the per-instance-memory used by all API functions.</w:t>
      </w:r>
    </w:p>
    <w:p w:rsidR="003C2407" w:rsidRDefault="003C2407" w:rsidP="003C2407">
      <w:pPr>
        <w:pStyle w:val="Heading2"/>
        <w:numPr>
          <w:ilvl w:val="3"/>
          <w:numId w:val="11"/>
        </w:numPr>
        <w:spacing w:after="60"/>
        <w:rPr>
          <w:rFonts w:ascii="Calibri" w:hAnsi="Calibri" w:cs="Calibri"/>
        </w:rPr>
      </w:pPr>
      <w:bookmarkStart w:id="97" w:name="_Toc485325436"/>
      <w:r>
        <w:rPr>
          <w:rFonts w:ascii="Calibri" w:hAnsi="Calibri" w:cs="Calibri"/>
        </w:rPr>
        <w:t>Processing</w:t>
      </w:r>
      <w:bookmarkEnd w:id="97"/>
    </w:p>
    <w:p w:rsidR="003C2407" w:rsidRDefault="003C2407" w:rsidP="007C4554">
      <w:pPr>
        <w:jc w:val="center"/>
        <w:rPr>
          <w:rFonts w:cs="Calibri"/>
          <w:b/>
          <w:kern w:val="28"/>
          <w:sz w:val="28"/>
          <w:szCs w:val="20"/>
          <w:lang w:bidi="ar-SA"/>
        </w:rPr>
      </w:pPr>
      <w:r>
        <w:object w:dxaOrig="4874" w:dyaOrig="1902">
          <v:shape id="_x0000_i1032" type="#_x0000_t75" style="width:243.05pt;height:96.2pt" o:ole="">
            <v:imagedata r:id="rId27" o:title=""/>
          </v:shape>
          <o:OLEObject Type="Embed" ProgID="Visio.Drawing.11" ShapeID="_x0000_i1032" DrawAspect="Content" ObjectID="_1560758478" r:id="rId28"/>
        </w:object>
      </w:r>
    </w:p>
    <w:p w:rsidR="00C8611F" w:rsidRDefault="00C8611F">
      <w:pPr>
        <w:spacing w:after="0"/>
        <w:rPr>
          <w:rFonts w:cs="Calibri"/>
          <w:b/>
          <w:kern w:val="28"/>
          <w:sz w:val="28"/>
          <w:szCs w:val="20"/>
          <w:lang w:bidi="ar-SA"/>
        </w:rPr>
      </w:pPr>
      <w:r>
        <w:rPr>
          <w:rFonts w:cs="Calibri"/>
        </w:rPr>
        <w:br w:type="page"/>
      </w:r>
    </w:p>
    <w:p w:rsidR="003C2407" w:rsidRPr="00AA38E8" w:rsidRDefault="003C2407" w:rsidP="003C2407">
      <w:pPr>
        <w:pStyle w:val="Heading2"/>
        <w:numPr>
          <w:ilvl w:val="2"/>
          <w:numId w:val="11"/>
        </w:numPr>
        <w:tabs>
          <w:tab w:val="clear" w:pos="1017"/>
          <w:tab w:val="num" w:pos="567"/>
        </w:tabs>
        <w:spacing w:after="60"/>
        <w:ind w:left="567"/>
        <w:rPr>
          <w:rFonts w:ascii="Calibri" w:hAnsi="Calibri" w:cs="Calibri"/>
        </w:rPr>
      </w:pPr>
      <w:bookmarkStart w:id="98" w:name="_Toc485325437"/>
      <w:r>
        <w:rPr>
          <w:rFonts w:ascii="Calibri" w:hAnsi="Calibri" w:cs="Calibri"/>
        </w:rPr>
        <w:lastRenderedPageBreak/>
        <w:t>GetAvlCrcHwUnit</w:t>
      </w:r>
      <w:bookmarkEnd w:id="98"/>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CE3348">
            <w:pPr>
              <w:spacing w:before="60"/>
              <w:rPr>
                <w:rFonts w:cs="Calibri"/>
                <w:sz w:val="16"/>
              </w:rPr>
            </w:pPr>
            <w:r>
              <w:rPr>
                <w:rFonts w:cs="Calibri"/>
                <w:sz w:val="16"/>
              </w:rPr>
              <w:t>GetAvl</w:t>
            </w:r>
            <w:r w:rsidRPr="006B696A">
              <w:rPr>
                <w:rFonts w:cs="Calibri"/>
                <w:sz w:val="16"/>
              </w:rPr>
              <w:t>CrcHwUnit</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3C2407" w:rsidRDefault="003C2407" w:rsidP="003C2407">
      <w:pPr>
        <w:pStyle w:val="Heading2"/>
        <w:numPr>
          <w:ilvl w:val="3"/>
          <w:numId w:val="11"/>
        </w:numPr>
        <w:spacing w:after="60"/>
        <w:rPr>
          <w:rFonts w:ascii="Calibri" w:hAnsi="Calibri" w:cs="Calibri"/>
        </w:rPr>
      </w:pPr>
      <w:bookmarkStart w:id="99" w:name="_Toc485325438"/>
      <w:r>
        <w:rPr>
          <w:rFonts w:ascii="Calibri" w:hAnsi="Calibri" w:cs="Calibri"/>
        </w:rPr>
        <w:t>Design Rationale</w:t>
      </w:r>
      <w:bookmarkEnd w:id="99"/>
    </w:p>
    <w:p w:rsidR="003C2407" w:rsidRDefault="003C2407" w:rsidP="003C2407">
      <w:pPr>
        <w:pStyle w:val="Heading2"/>
        <w:numPr>
          <w:ilvl w:val="3"/>
          <w:numId w:val="11"/>
        </w:numPr>
        <w:spacing w:after="60"/>
        <w:rPr>
          <w:rFonts w:ascii="Calibri" w:hAnsi="Calibri" w:cs="Calibri"/>
        </w:rPr>
      </w:pPr>
      <w:bookmarkStart w:id="100" w:name="_Toc485325439"/>
      <w:r>
        <w:rPr>
          <w:rFonts w:ascii="Calibri" w:hAnsi="Calibri" w:cs="Calibri"/>
        </w:rPr>
        <w:t>Processing</w:t>
      </w:r>
      <w:bookmarkEnd w:id="100"/>
    </w:p>
    <w:p w:rsidR="00A531FA" w:rsidRDefault="00EB57F7" w:rsidP="00A531FA">
      <w:pPr>
        <w:jc w:val="center"/>
      </w:pPr>
      <w:r>
        <w:object w:dxaOrig="11995" w:dyaOrig="9017">
          <v:shape id="_x0000_i1105" type="#_x0000_t75" style="width:552.4pt;height:414.15pt" o:ole="">
            <v:imagedata r:id="rId29" o:title=""/>
          </v:shape>
          <o:OLEObject Type="Embed" ProgID="Visio.Drawing.11" ShapeID="_x0000_i1105" DrawAspect="Content" ObjectID="_1560758479" r:id="rId30"/>
        </w:object>
      </w:r>
    </w:p>
    <w:p w:rsidR="00C8611F" w:rsidRDefault="00C8611F">
      <w:pPr>
        <w:spacing w:after="0"/>
        <w:rPr>
          <w:rFonts w:cs="Calibri"/>
          <w:b/>
          <w:kern w:val="28"/>
          <w:sz w:val="28"/>
          <w:szCs w:val="20"/>
          <w:lang w:bidi="ar-SA"/>
        </w:rPr>
      </w:pPr>
      <w:r>
        <w:rPr>
          <w:rFonts w:cs="Calibri"/>
        </w:rPr>
        <w:br w:type="page"/>
      </w:r>
    </w:p>
    <w:p w:rsidR="003C2407" w:rsidRPr="00AA38E8" w:rsidRDefault="003C2407" w:rsidP="003C2407">
      <w:pPr>
        <w:pStyle w:val="Heading2"/>
        <w:numPr>
          <w:ilvl w:val="2"/>
          <w:numId w:val="11"/>
        </w:numPr>
        <w:tabs>
          <w:tab w:val="clear" w:pos="1017"/>
          <w:tab w:val="num" w:pos="567"/>
        </w:tabs>
        <w:spacing w:after="60"/>
        <w:ind w:left="567"/>
        <w:rPr>
          <w:rFonts w:ascii="Calibri" w:hAnsi="Calibri" w:cs="Calibri"/>
        </w:rPr>
      </w:pPr>
      <w:bookmarkStart w:id="101" w:name="_Toc485325440"/>
      <w:r w:rsidRPr="003C2407">
        <w:rPr>
          <w:rFonts w:ascii="Calibri" w:hAnsi="Calibri" w:cs="Calibri"/>
        </w:rPr>
        <w:lastRenderedPageBreak/>
        <w:t>NONTRUSTED_NtWrapS_SyncCrc_</w:t>
      </w:r>
      <w:r>
        <w:rPr>
          <w:rFonts w:ascii="Calibri" w:hAnsi="Calibri" w:cs="Calibri"/>
        </w:rPr>
        <w:t>GetAvlCrcHwUnit</w:t>
      </w:r>
      <w:bookmarkEnd w:id="101"/>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9"/>
        <w:gridCol w:w="4179"/>
        <w:gridCol w:w="990"/>
        <w:gridCol w:w="990"/>
        <w:gridCol w:w="990"/>
      </w:tblGrid>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Function Name</w:t>
            </w:r>
          </w:p>
        </w:tc>
        <w:tc>
          <w:tcPr>
            <w:tcW w:w="4179" w:type="dxa"/>
          </w:tcPr>
          <w:p w:rsidR="003C2407" w:rsidRPr="00AA38E8" w:rsidRDefault="003C2407" w:rsidP="003C2407">
            <w:pPr>
              <w:spacing w:before="60"/>
              <w:rPr>
                <w:rFonts w:cs="Calibri"/>
                <w:sz w:val="16"/>
              </w:rPr>
            </w:pPr>
            <w:r w:rsidRPr="003C2407">
              <w:rPr>
                <w:rFonts w:cs="Calibri"/>
                <w:sz w:val="16"/>
              </w:rPr>
              <w:t>NONTRUSTED_NtWrapS_SyncCrc_</w:t>
            </w:r>
            <w:r>
              <w:rPr>
                <w:rFonts w:cs="Calibri"/>
                <w:sz w:val="16"/>
              </w:rPr>
              <w:t>GetAvl</w:t>
            </w:r>
            <w:r w:rsidRPr="003C2407">
              <w:rPr>
                <w:rFonts w:cs="Calibri"/>
                <w:sz w:val="16"/>
              </w:rPr>
              <w:t>CrcHwUni</w:t>
            </w:r>
            <w:r>
              <w:rPr>
                <w:rFonts w:cs="Calibri"/>
                <w:sz w:val="16"/>
              </w:rPr>
              <w:t>t</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Type</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Min</w:t>
            </w:r>
          </w:p>
        </w:tc>
        <w:tc>
          <w:tcPr>
            <w:tcW w:w="990" w:type="dxa"/>
            <w:shd w:val="pct30" w:color="FFFF00" w:fill="auto"/>
          </w:tcPr>
          <w:p w:rsidR="003C2407" w:rsidRPr="00AA38E8" w:rsidRDefault="003C2407" w:rsidP="00CE3348">
            <w:pPr>
              <w:spacing w:before="60"/>
              <w:jc w:val="center"/>
              <w:rPr>
                <w:rFonts w:cs="Calibri"/>
                <w:sz w:val="16"/>
              </w:rPr>
            </w:pPr>
            <w:r w:rsidRPr="00AA38E8">
              <w:rPr>
                <w:rFonts w:cs="Calibri"/>
                <w:sz w:val="16"/>
              </w:rPr>
              <w:t>Max</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 xml:space="preserve">Arguments Passed </w:t>
            </w:r>
          </w:p>
        </w:tc>
        <w:tc>
          <w:tcPr>
            <w:tcW w:w="4179" w:type="dxa"/>
          </w:tcPr>
          <w:p w:rsidR="003C2407" w:rsidRPr="00AA38E8" w:rsidRDefault="003C2407" w:rsidP="00CE3348">
            <w:pPr>
              <w:spacing w:before="60"/>
              <w:rPr>
                <w:rFonts w:cs="Calibri"/>
                <w:sz w:val="16"/>
              </w:rPr>
            </w:pPr>
            <w:r>
              <w:rPr>
                <w:rFonts w:cs="Calibri"/>
                <w:sz w:val="16"/>
              </w:rPr>
              <w:t>FunctionIndex</w:t>
            </w:r>
          </w:p>
        </w:tc>
        <w:tc>
          <w:tcPr>
            <w:tcW w:w="990" w:type="dxa"/>
          </w:tcPr>
          <w:p w:rsidR="003C2407" w:rsidRPr="00AA38E8" w:rsidRDefault="003C2407" w:rsidP="00CE3348">
            <w:pPr>
              <w:spacing w:before="60"/>
              <w:rPr>
                <w:rFonts w:cs="Calibri"/>
                <w:sz w:val="16"/>
              </w:rPr>
            </w:pPr>
            <w:r>
              <w:rPr>
                <w:rFonts w:cs="Calibri"/>
                <w:sz w:val="16"/>
              </w:rPr>
              <w:t>Uint16</w:t>
            </w:r>
          </w:p>
        </w:tc>
        <w:tc>
          <w:tcPr>
            <w:tcW w:w="990" w:type="dxa"/>
          </w:tcPr>
          <w:p w:rsidR="003C2407" w:rsidRPr="00AA38E8" w:rsidRDefault="003C2407" w:rsidP="00CE3348">
            <w:pPr>
              <w:spacing w:before="60"/>
              <w:rPr>
                <w:rFonts w:cs="Calibri"/>
                <w:sz w:val="16"/>
              </w:rPr>
            </w:pPr>
            <w:r>
              <w:rPr>
                <w:rFonts w:cs="Calibri"/>
                <w:sz w:val="16"/>
              </w:rPr>
              <w:t>0</w:t>
            </w:r>
          </w:p>
        </w:tc>
        <w:tc>
          <w:tcPr>
            <w:tcW w:w="990" w:type="dxa"/>
          </w:tcPr>
          <w:p w:rsidR="003C2407" w:rsidRPr="00AA38E8" w:rsidRDefault="003C2407" w:rsidP="00CE3348">
            <w:pPr>
              <w:spacing w:before="60"/>
              <w:rPr>
                <w:rFonts w:cs="Calibri"/>
                <w:sz w:val="16"/>
              </w:rPr>
            </w:pPr>
            <w:r>
              <w:rPr>
                <w:rFonts w:cs="Calibri"/>
                <w:sz w:val="16"/>
              </w:rPr>
              <w:t>65535</w:t>
            </w:r>
          </w:p>
        </w:tc>
      </w:tr>
      <w:tr w:rsidR="003C2407" w:rsidRPr="00AA38E8" w:rsidTr="00CE3348">
        <w:tc>
          <w:tcPr>
            <w:tcW w:w="1779" w:type="dxa"/>
          </w:tcPr>
          <w:p w:rsidR="003C2407" w:rsidRPr="00AA38E8" w:rsidRDefault="003C2407" w:rsidP="00CE3348">
            <w:pPr>
              <w:spacing w:before="60"/>
              <w:rPr>
                <w:rFonts w:cs="Calibri"/>
                <w:b/>
                <w:bCs/>
                <w:sz w:val="16"/>
              </w:rPr>
            </w:pPr>
          </w:p>
        </w:tc>
        <w:tc>
          <w:tcPr>
            <w:tcW w:w="4179" w:type="dxa"/>
          </w:tcPr>
          <w:p w:rsidR="003C2407" w:rsidRDefault="003C2407" w:rsidP="00CE3348">
            <w:pPr>
              <w:spacing w:before="60"/>
              <w:rPr>
                <w:rFonts w:cs="Calibri"/>
                <w:sz w:val="16"/>
              </w:rPr>
            </w:pPr>
            <w:r>
              <w:rPr>
                <w:rFonts w:cs="Calibri"/>
                <w:sz w:val="16"/>
              </w:rPr>
              <w:t>FunctionParams</w:t>
            </w:r>
          </w:p>
        </w:tc>
        <w:tc>
          <w:tcPr>
            <w:tcW w:w="990" w:type="dxa"/>
          </w:tcPr>
          <w:p w:rsidR="003C2407" w:rsidRDefault="003C2407" w:rsidP="00CE3348">
            <w:pPr>
              <w:spacing w:before="60"/>
              <w:rPr>
                <w:rFonts w:cs="Calibri"/>
                <w:sz w:val="16"/>
              </w:rPr>
            </w:pPr>
            <w:r>
              <w:rPr>
                <w:rFonts w:cs="Calibri"/>
                <w:sz w:val="16"/>
              </w:rPr>
              <w:t>Void*</w:t>
            </w:r>
          </w:p>
        </w:tc>
        <w:tc>
          <w:tcPr>
            <w:tcW w:w="990" w:type="dxa"/>
          </w:tcPr>
          <w:p w:rsidR="003C2407" w:rsidRDefault="003C2407" w:rsidP="00CE3348">
            <w:pPr>
              <w:spacing w:before="60"/>
              <w:rPr>
                <w:rFonts w:cs="Calibri"/>
                <w:sz w:val="16"/>
              </w:rPr>
            </w:pPr>
            <w:r>
              <w:rPr>
                <w:rFonts w:cs="Calibri"/>
                <w:sz w:val="16"/>
              </w:rPr>
              <w:t>0</w:t>
            </w:r>
          </w:p>
        </w:tc>
        <w:tc>
          <w:tcPr>
            <w:tcW w:w="990" w:type="dxa"/>
          </w:tcPr>
          <w:p w:rsidR="003C2407" w:rsidRDefault="003C2407" w:rsidP="00CE3348">
            <w:pPr>
              <w:spacing w:before="60"/>
              <w:rPr>
                <w:rFonts w:cs="Calibri"/>
                <w:sz w:val="16"/>
              </w:rPr>
            </w:pPr>
            <w:r>
              <w:rPr>
                <w:rFonts w:cs="Calibri"/>
                <w:sz w:val="16"/>
              </w:rPr>
              <w:t>2^32-1</w:t>
            </w:r>
          </w:p>
        </w:tc>
      </w:tr>
      <w:tr w:rsidR="003C2407" w:rsidRPr="00AA38E8" w:rsidTr="00CE3348">
        <w:tc>
          <w:tcPr>
            <w:tcW w:w="1779" w:type="dxa"/>
          </w:tcPr>
          <w:p w:rsidR="003C2407" w:rsidRPr="00AA38E8" w:rsidRDefault="003C2407" w:rsidP="00CE3348">
            <w:pPr>
              <w:spacing w:before="60"/>
              <w:rPr>
                <w:rFonts w:cs="Calibri"/>
                <w:b/>
                <w:bCs/>
                <w:sz w:val="16"/>
              </w:rPr>
            </w:pPr>
            <w:r w:rsidRPr="00AA38E8">
              <w:rPr>
                <w:rFonts w:cs="Calibri"/>
                <w:b/>
                <w:bCs/>
                <w:sz w:val="16"/>
              </w:rPr>
              <w:t>Return Value</w:t>
            </w:r>
          </w:p>
        </w:tc>
        <w:tc>
          <w:tcPr>
            <w:tcW w:w="4179" w:type="dxa"/>
          </w:tcPr>
          <w:p w:rsidR="003C2407" w:rsidRPr="00AA38E8" w:rsidRDefault="003C2407" w:rsidP="00CE3348">
            <w:pPr>
              <w:spacing w:before="60"/>
              <w:rPr>
                <w:rFonts w:cs="Calibri"/>
                <w:sz w:val="16"/>
              </w:rPr>
            </w:pPr>
            <w:r>
              <w:rPr>
                <w:rFonts w:cs="Calibri"/>
                <w:sz w:val="16"/>
              </w:rPr>
              <w:t>N/A</w:t>
            </w: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c>
          <w:tcPr>
            <w:tcW w:w="990" w:type="dxa"/>
          </w:tcPr>
          <w:p w:rsidR="003C2407" w:rsidRPr="00AA38E8" w:rsidRDefault="003C2407" w:rsidP="00CE3348">
            <w:pPr>
              <w:spacing w:before="60"/>
              <w:rPr>
                <w:rFonts w:cs="Calibri"/>
                <w:sz w:val="16"/>
              </w:rPr>
            </w:pPr>
          </w:p>
        </w:tc>
      </w:tr>
    </w:tbl>
    <w:p w:rsidR="003C2407" w:rsidRDefault="003C2407" w:rsidP="003C2407">
      <w:pPr>
        <w:pStyle w:val="Heading2"/>
        <w:numPr>
          <w:ilvl w:val="3"/>
          <w:numId w:val="11"/>
        </w:numPr>
        <w:spacing w:after="60"/>
        <w:rPr>
          <w:rFonts w:ascii="Calibri" w:hAnsi="Calibri" w:cs="Calibri"/>
        </w:rPr>
      </w:pPr>
      <w:bookmarkStart w:id="102" w:name="_Toc485325441"/>
      <w:r>
        <w:rPr>
          <w:rFonts w:ascii="Calibri" w:hAnsi="Calibri" w:cs="Calibri"/>
        </w:rPr>
        <w:t>Design Rationale</w:t>
      </w:r>
      <w:bookmarkEnd w:id="102"/>
    </w:p>
    <w:p w:rsidR="007C4554" w:rsidRPr="007C4554" w:rsidRDefault="007C4554" w:rsidP="007C4554">
      <w:pPr>
        <w:rPr>
          <w:lang w:bidi="ar-SA"/>
        </w:rPr>
      </w:pPr>
      <w:r>
        <w:rPr>
          <w:lang w:bidi="ar-SA"/>
        </w:rPr>
        <w:t>Function is required to prevent MPU violations when the API modifies the per-instance-memory used by all API functions.</w:t>
      </w:r>
    </w:p>
    <w:p w:rsidR="003C2407" w:rsidRDefault="003C2407" w:rsidP="003C2407">
      <w:pPr>
        <w:pStyle w:val="Heading2"/>
        <w:numPr>
          <w:ilvl w:val="3"/>
          <w:numId w:val="11"/>
        </w:numPr>
        <w:spacing w:after="60"/>
        <w:rPr>
          <w:rFonts w:ascii="Calibri" w:hAnsi="Calibri" w:cs="Calibri"/>
        </w:rPr>
      </w:pPr>
      <w:bookmarkStart w:id="103" w:name="_Toc485325442"/>
      <w:r>
        <w:rPr>
          <w:rFonts w:ascii="Calibri" w:hAnsi="Calibri" w:cs="Calibri"/>
        </w:rPr>
        <w:t>Processing</w:t>
      </w:r>
      <w:bookmarkEnd w:id="103"/>
    </w:p>
    <w:p w:rsidR="003C2407" w:rsidRPr="003C2407" w:rsidRDefault="008B45BE" w:rsidP="003C2407">
      <w:pPr>
        <w:jc w:val="center"/>
        <w:rPr>
          <w:lang w:bidi="ar-SA"/>
        </w:rPr>
      </w:pPr>
      <w:r>
        <w:object w:dxaOrig="5014" w:dyaOrig="1901">
          <v:shape id="_x0000_i1034" type="#_x0000_t75" style="width:250.55pt;height:96.2pt" o:ole="">
            <v:imagedata r:id="rId31" o:title=""/>
          </v:shape>
          <o:OLEObject Type="Embed" ProgID="Visio.Drawing.11" ShapeID="_x0000_i1034" DrawAspect="Content" ObjectID="_1560758480" r:id="rId32"/>
        </w:object>
      </w:r>
    </w:p>
    <w:p w:rsidR="00C8611F" w:rsidRDefault="00C8611F">
      <w:pPr>
        <w:spacing w:after="0"/>
        <w:rPr>
          <w:rFonts w:cs="Calibri"/>
          <w:b/>
          <w:kern w:val="28"/>
          <w:sz w:val="28"/>
          <w:szCs w:val="20"/>
          <w:lang w:bidi="ar-SA"/>
        </w:rPr>
      </w:pPr>
      <w:r>
        <w:rPr>
          <w:rFonts w:cs="Calibri"/>
        </w:rPr>
        <w:br w:type="page"/>
      </w:r>
    </w:p>
    <w:p w:rsidR="00A531FA" w:rsidRPr="00AA38E8" w:rsidRDefault="00A531FA" w:rsidP="00A531FA">
      <w:pPr>
        <w:pStyle w:val="Heading2"/>
        <w:numPr>
          <w:ilvl w:val="2"/>
          <w:numId w:val="11"/>
        </w:numPr>
        <w:tabs>
          <w:tab w:val="clear" w:pos="1017"/>
          <w:tab w:val="num" w:pos="567"/>
        </w:tabs>
        <w:spacing w:after="60"/>
        <w:ind w:left="567"/>
        <w:rPr>
          <w:rFonts w:ascii="Calibri" w:hAnsi="Calibri" w:cs="Calibri"/>
        </w:rPr>
      </w:pPr>
      <w:bookmarkStart w:id="104" w:name="_Toc485325443"/>
      <w:r>
        <w:rPr>
          <w:rFonts w:ascii="Calibri" w:hAnsi="Calibri" w:cs="Calibri"/>
        </w:rPr>
        <w:lastRenderedPageBreak/>
        <w:t>CrcRegCfg</w:t>
      </w:r>
      <w:bookmarkEnd w:id="10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7"/>
        <w:gridCol w:w="3986"/>
        <w:gridCol w:w="1231"/>
        <w:gridCol w:w="957"/>
        <w:gridCol w:w="1027"/>
      </w:tblGrid>
      <w:tr w:rsidR="00A531FA" w:rsidRPr="00AA38E8" w:rsidTr="005B0D1A">
        <w:tc>
          <w:tcPr>
            <w:tcW w:w="1779" w:type="dxa"/>
          </w:tcPr>
          <w:p w:rsidR="00A531FA" w:rsidRPr="00AA38E8" w:rsidRDefault="00A531FA" w:rsidP="005B0D1A">
            <w:pPr>
              <w:spacing w:before="60"/>
              <w:rPr>
                <w:rFonts w:cs="Calibri"/>
                <w:b/>
                <w:bCs/>
                <w:sz w:val="16"/>
              </w:rPr>
            </w:pPr>
            <w:r w:rsidRPr="00AA38E8">
              <w:rPr>
                <w:rFonts w:cs="Calibri"/>
                <w:b/>
                <w:bCs/>
                <w:sz w:val="16"/>
              </w:rPr>
              <w:t>Function Name</w:t>
            </w:r>
          </w:p>
        </w:tc>
        <w:tc>
          <w:tcPr>
            <w:tcW w:w="4179" w:type="dxa"/>
          </w:tcPr>
          <w:p w:rsidR="00A531FA" w:rsidRPr="00AA38E8" w:rsidRDefault="00A531FA" w:rsidP="00A531FA">
            <w:pPr>
              <w:spacing w:before="60"/>
              <w:rPr>
                <w:rFonts w:cs="Calibri"/>
                <w:sz w:val="16"/>
              </w:rPr>
            </w:pPr>
            <w:r>
              <w:rPr>
                <w:rFonts w:cs="Calibri"/>
                <w:sz w:val="16"/>
              </w:rPr>
              <w:t>CrcRegCfg</w:t>
            </w:r>
          </w:p>
        </w:tc>
        <w:tc>
          <w:tcPr>
            <w:tcW w:w="990" w:type="dxa"/>
            <w:shd w:val="pct30" w:color="FFFF00" w:fill="auto"/>
          </w:tcPr>
          <w:p w:rsidR="00A531FA" w:rsidRPr="00AA38E8" w:rsidRDefault="00A531FA" w:rsidP="005B0D1A">
            <w:pPr>
              <w:spacing w:before="60"/>
              <w:jc w:val="center"/>
              <w:rPr>
                <w:rFonts w:cs="Calibri"/>
                <w:sz w:val="16"/>
              </w:rPr>
            </w:pPr>
            <w:r w:rsidRPr="00AA38E8">
              <w:rPr>
                <w:rFonts w:cs="Calibri"/>
                <w:sz w:val="16"/>
              </w:rPr>
              <w:t>Type</w:t>
            </w:r>
          </w:p>
        </w:tc>
        <w:tc>
          <w:tcPr>
            <w:tcW w:w="990" w:type="dxa"/>
            <w:shd w:val="pct30" w:color="FFFF00" w:fill="auto"/>
          </w:tcPr>
          <w:p w:rsidR="00A531FA" w:rsidRPr="00AA38E8" w:rsidRDefault="00A531FA" w:rsidP="005B0D1A">
            <w:pPr>
              <w:spacing w:before="60"/>
              <w:jc w:val="center"/>
              <w:rPr>
                <w:rFonts w:cs="Calibri"/>
                <w:sz w:val="16"/>
              </w:rPr>
            </w:pPr>
            <w:r w:rsidRPr="00AA38E8">
              <w:rPr>
                <w:rFonts w:cs="Calibri"/>
                <w:sz w:val="16"/>
              </w:rPr>
              <w:t>Min</w:t>
            </w:r>
          </w:p>
        </w:tc>
        <w:tc>
          <w:tcPr>
            <w:tcW w:w="990" w:type="dxa"/>
            <w:shd w:val="pct30" w:color="FFFF00" w:fill="auto"/>
          </w:tcPr>
          <w:p w:rsidR="00A531FA" w:rsidRPr="00AA38E8" w:rsidRDefault="00A531FA" w:rsidP="005B0D1A">
            <w:pPr>
              <w:spacing w:before="60"/>
              <w:jc w:val="center"/>
              <w:rPr>
                <w:rFonts w:cs="Calibri"/>
                <w:sz w:val="16"/>
              </w:rPr>
            </w:pPr>
            <w:r w:rsidRPr="00AA38E8">
              <w:rPr>
                <w:rFonts w:cs="Calibri"/>
                <w:sz w:val="16"/>
              </w:rPr>
              <w:t>Max</w:t>
            </w:r>
          </w:p>
        </w:tc>
      </w:tr>
      <w:tr w:rsidR="00A531FA" w:rsidRPr="00AA38E8" w:rsidTr="005B0D1A">
        <w:tc>
          <w:tcPr>
            <w:tcW w:w="1779" w:type="dxa"/>
          </w:tcPr>
          <w:p w:rsidR="00A531FA" w:rsidRPr="00AA38E8" w:rsidRDefault="00A531FA" w:rsidP="005B0D1A">
            <w:pPr>
              <w:spacing w:before="60"/>
              <w:rPr>
                <w:rFonts w:cs="Calibri"/>
                <w:b/>
                <w:bCs/>
                <w:sz w:val="16"/>
              </w:rPr>
            </w:pPr>
            <w:r w:rsidRPr="00AA38E8">
              <w:rPr>
                <w:rFonts w:cs="Calibri"/>
                <w:b/>
                <w:bCs/>
                <w:sz w:val="16"/>
              </w:rPr>
              <w:t xml:space="preserve">Arguments Passed </w:t>
            </w:r>
          </w:p>
        </w:tc>
        <w:tc>
          <w:tcPr>
            <w:tcW w:w="4179" w:type="dxa"/>
          </w:tcPr>
          <w:p w:rsidR="00A531FA" w:rsidRPr="00AA38E8" w:rsidRDefault="00A531FA" w:rsidP="005B0D1A">
            <w:pPr>
              <w:spacing w:before="60"/>
              <w:rPr>
                <w:rFonts w:cs="Calibri"/>
                <w:sz w:val="16"/>
              </w:rPr>
            </w:pPr>
            <w:r>
              <w:rPr>
                <w:rFonts w:cs="Calibri"/>
                <w:sz w:val="16"/>
              </w:rPr>
              <w:t>CrcHwIdx_Arg</w:t>
            </w:r>
          </w:p>
        </w:tc>
        <w:tc>
          <w:tcPr>
            <w:tcW w:w="990" w:type="dxa"/>
          </w:tcPr>
          <w:p w:rsidR="00A531FA" w:rsidRPr="00AA38E8" w:rsidRDefault="00A531FA" w:rsidP="005B0D1A">
            <w:pPr>
              <w:spacing w:before="60"/>
              <w:rPr>
                <w:rFonts w:cs="Calibri"/>
                <w:sz w:val="16"/>
              </w:rPr>
            </w:pPr>
            <w:r>
              <w:rPr>
                <w:rFonts w:cs="Calibri"/>
                <w:sz w:val="16"/>
              </w:rPr>
              <w:t>Uint8</w:t>
            </w:r>
          </w:p>
        </w:tc>
        <w:tc>
          <w:tcPr>
            <w:tcW w:w="990" w:type="dxa"/>
          </w:tcPr>
          <w:p w:rsidR="00A531FA" w:rsidRPr="00AA38E8" w:rsidRDefault="00A531FA" w:rsidP="005B0D1A">
            <w:pPr>
              <w:spacing w:before="60"/>
              <w:rPr>
                <w:rFonts w:cs="Calibri"/>
                <w:sz w:val="16"/>
              </w:rPr>
            </w:pPr>
            <w:r>
              <w:rPr>
                <w:rFonts w:cs="Calibri"/>
                <w:sz w:val="16"/>
              </w:rPr>
              <w:t>0</w:t>
            </w:r>
          </w:p>
        </w:tc>
        <w:tc>
          <w:tcPr>
            <w:tcW w:w="990" w:type="dxa"/>
          </w:tcPr>
          <w:p w:rsidR="00A531FA" w:rsidRPr="00AA38E8" w:rsidRDefault="00A531FA" w:rsidP="005B0D1A">
            <w:pPr>
              <w:spacing w:before="60"/>
              <w:rPr>
                <w:rFonts w:cs="Calibri"/>
                <w:sz w:val="16"/>
              </w:rPr>
            </w:pPr>
            <w:r>
              <w:rPr>
                <w:rFonts w:cs="Calibri"/>
                <w:sz w:val="16"/>
              </w:rPr>
              <w:t>255</w:t>
            </w:r>
          </w:p>
        </w:tc>
      </w:tr>
      <w:tr w:rsidR="00A531FA" w:rsidRPr="00AA38E8" w:rsidTr="005B0D1A">
        <w:tc>
          <w:tcPr>
            <w:tcW w:w="1779" w:type="dxa"/>
          </w:tcPr>
          <w:p w:rsidR="00A531FA" w:rsidRPr="00AA38E8" w:rsidRDefault="00A531FA" w:rsidP="005B0D1A">
            <w:pPr>
              <w:spacing w:before="60"/>
              <w:rPr>
                <w:rFonts w:cs="Calibri"/>
                <w:b/>
                <w:bCs/>
                <w:sz w:val="16"/>
              </w:rPr>
            </w:pPr>
          </w:p>
        </w:tc>
        <w:tc>
          <w:tcPr>
            <w:tcW w:w="4179" w:type="dxa"/>
          </w:tcPr>
          <w:p w:rsidR="00A531FA" w:rsidRDefault="00A531FA" w:rsidP="005B0D1A">
            <w:pPr>
              <w:spacing w:before="60"/>
              <w:rPr>
                <w:rFonts w:cs="Calibri"/>
                <w:sz w:val="16"/>
              </w:rPr>
            </w:pPr>
            <w:r>
              <w:rPr>
                <w:rFonts w:cs="Calibri"/>
                <w:sz w:val="16"/>
              </w:rPr>
              <w:t>CrcCfg_Arg</w:t>
            </w:r>
          </w:p>
        </w:tc>
        <w:tc>
          <w:tcPr>
            <w:tcW w:w="990" w:type="dxa"/>
          </w:tcPr>
          <w:p w:rsidR="00A531FA" w:rsidRDefault="00A531FA" w:rsidP="005B0D1A">
            <w:pPr>
              <w:spacing w:before="60"/>
              <w:rPr>
                <w:rFonts w:cs="Calibri"/>
                <w:sz w:val="16"/>
              </w:rPr>
            </w:pPr>
            <w:r>
              <w:rPr>
                <w:rFonts w:cs="Calibri"/>
                <w:sz w:val="16"/>
              </w:rPr>
              <w:t>CrcHwResvCfg1</w:t>
            </w:r>
          </w:p>
        </w:tc>
        <w:tc>
          <w:tcPr>
            <w:tcW w:w="990" w:type="dxa"/>
          </w:tcPr>
          <w:p w:rsidR="00A531FA" w:rsidRDefault="00A531FA" w:rsidP="005B0D1A">
            <w:pPr>
              <w:spacing w:before="60"/>
              <w:rPr>
                <w:rFonts w:cs="Calibri"/>
                <w:sz w:val="16"/>
              </w:rPr>
            </w:pPr>
            <w:r>
              <w:rPr>
                <w:rFonts w:cs="Calibri"/>
                <w:sz w:val="16"/>
              </w:rPr>
              <w:t>0</w:t>
            </w:r>
          </w:p>
        </w:tc>
        <w:tc>
          <w:tcPr>
            <w:tcW w:w="990" w:type="dxa"/>
          </w:tcPr>
          <w:p w:rsidR="00A531FA" w:rsidRDefault="00A531FA" w:rsidP="005B0D1A">
            <w:pPr>
              <w:spacing w:before="60"/>
              <w:rPr>
                <w:rFonts w:cs="Calibri"/>
                <w:sz w:val="16"/>
              </w:rPr>
            </w:pPr>
            <w:r>
              <w:rPr>
                <w:rFonts w:cs="Calibri"/>
                <w:sz w:val="16"/>
              </w:rPr>
              <w:t>6</w:t>
            </w:r>
          </w:p>
        </w:tc>
      </w:tr>
      <w:tr w:rsidR="00A531FA" w:rsidRPr="00AA38E8" w:rsidTr="005B0D1A">
        <w:tc>
          <w:tcPr>
            <w:tcW w:w="1779" w:type="dxa"/>
          </w:tcPr>
          <w:p w:rsidR="00A531FA" w:rsidRPr="00AA38E8" w:rsidRDefault="00A531FA" w:rsidP="005B0D1A">
            <w:pPr>
              <w:spacing w:before="60"/>
              <w:rPr>
                <w:rFonts w:cs="Calibri"/>
                <w:b/>
                <w:bCs/>
                <w:sz w:val="16"/>
              </w:rPr>
            </w:pPr>
          </w:p>
        </w:tc>
        <w:tc>
          <w:tcPr>
            <w:tcW w:w="4179" w:type="dxa"/>
          </w:tcPr>
          <w:p w:rsidR="00A531FA" w:rsidRDefault="00A531FA" w:rsidP="005B0D1A">
            <w:pPr>
              <w:spacing w:before="60"/>
              <w:rPr>
                <w:rFonts w:cs="Calibri"/>
                <w:sz w:val="16"/>
              </w:rPr>
            </w:pPr>
            <w:r>
              <w:rPr>
                <w:rFonts w:cs="Calibri"/>
                <w:sz w:val="16"/>
              </w:rPr>
              <w:t>StrtVal_Arg</w:t>
            </w:r>
          </w:p>
        </w:tc>
        <w:tc>
          <w:tcPr>
            <w:tcW w:w="990" w:type="dxa"/>
          </w:tcPr>
          <w:p w:rsidR="00A531FA" w:rsidRDefault="00A531FA" w:rsidP="005B0D1A">
            <w:pPr>
              <w:spacing w:before="60"/>
              <w:rPr>
                <w:rFonts w:cs="Calibri"/>
                <w:sz w:val="16"/>
              </w:rPr>
            </w:pPr>
            <w:r>
              <w:rPr>
                <w:rFonts w:cs="Calibri"/>
                <w:sz w:val="16"/>
              </w:rPr>
              <w:t>Uint32</w:t>
            </w:r>
          </w:p>
        </w:tc>
        <w:tc>
          <w:tcPr>
            <w:tcW w:w="990" w:type="dxa"/>
          </w:tcPr>
          <w:p w:rsidR="00A531FA" w:rsidRDefault="00A531FA" w:rsidP="005B0D1A">
            <w:pPr>
              <w:spacing w:before="60"/>
              <w:rPr>
                <w:rFonts w:cs="Calibri"/>
                <w:sz w:val="16"/>
              </w:rPr>
            </w:pPr>
            <w:r>
              <w:rPr>
                <w:rFonts w:cs="Calibri"/>
                <w:sz w:val="16"/>
              </w:rPr>
              <w:t>0</w:t>
            </w:r>
          </w:p>
        </w:tc>
        <w:tc>
          <w:tcPr>
            <w:tcW w:w="990" w:type="dxa"/>
          </w:tcPr>
          <w:p w:rsidR="00A531FA" w:rsidRDefault="00A531FA" w:rsidP="005B0D1A">
            <w:pPr>
              <w:spacing w:before="60"/>
              <w:rPr>
                <w:rFonts w:cs="Calibri"/>
                <w:sz w:val="16"/>
              </w:rPr>
            </w:pPr>
            <w:r w:rsidRPr="00A531FA">
              <w:rPr>
                <w:rFonts w:cs="Calibri"/>
                <w:sz w:val="16"/>
              </w:rPr>
              <w:t>4294967295</w:t>
            </w:r>
          </w:p>
        </w:tc>
      </w:tr>
      <w:tr w:rsidR="00A531FA" w:rsidRPr="00AA38E8" w:rsidTr="005B0D1A">
        <w:tc>
          <w:tcPr>
            <w:tcW w:w="1779" w:type="dxa"/>
          </w:tcPr>
          <w:p w:rsidR="00A531FA" w:rsidRPr="00AA38E8" w:rsidRDefault="00A531FA" w:rsidP="005B0D1A">
            <w:pPr>
              <w:spacing w:before="60"/>
              <w:rPr>
                <w:rFonts w:cs="Calibri"/>
                <w:b/>
                <w:bCs/>
                <w:sz w:val="16"/>
              </w:rPr>
            </w:pPr>
            <w:r w:rsidRPr="00AA38E8">
              <w:rPr>
                <w:rFonts w:cs="Calibri"/>
                <w:b/>
                <w:bCs/>
                <w:sz w:val="16"/>
              </w:rPr>
              <w:t>Return Value</w:t>
            </w:r>
          </w:p>
        </w:tc>
        <w:tc>
          <w:tcPr>
            <w:tcW w:w="4179" w:type="dxa"/>
          </w:tcPr>
          <w:p w:rsidR="00A531FA" w:rsidRPr="00AA38E8" w:rsidRDefault="00A531FA" w:rsidP="005B0D1A">
            <w:pPr>
              <w:spacing w:before="60"/>
              <w:rPr>
                <w:rFonts w:cs="Calibri"/>
                <w:sz w:val="16"/>
              </w:rPr>
            </w:pPr>
            <w:r>
              <w:rPr>
                <w:rFonts w:cs="Calibri"/>
                <w:sz w:val="16"/>
              </w:rPr>
              <w:t>N/A</w:t>
            </w:r>
          </w:p>
        </w:tc>
        <w:tc>
          <w:tcPr>
            <w:tcW w:w="990" w:type="dxa"/>
          </w:tcPr>
          <w:p w:rsidR="00A531FA" w:rsidRPr="00AA38E8" w:rsidRDefault="00A531FA" w:rsidP="005B0D1A">
            <w:pPr>
              <w:spacing w:before="60"/>
              <w:rPr>
                <w:rFonts w:cs="Calibri"/>
                <w:sz w:val="16"/>
              </w:rPr>
            </w:pPr>
          </w:p>
        </w:tc>
        <w:tc>
          <w:tcPr>
            <w:tcW w:w="990" w:type="dxa"/>
          </w:tcPr>
          <w:p w:rsidR="00A531FA" w:rsidRPr="00AA38E8" w:rsidRDefault="00A531FA" w:rsidP="005B0D1A">
            <w:pPr>
              <w:spacing w:before="60"/>
              <w:rPr>
                <w:rFonts w:cs="Calibri"/>
                <w:sz w:val="16"/>
              </w:rPr>
            </w:pPr>
          </w:p>
        </w:tc>
        <w:tc>
          <w:tcPr>
            <w:tcW w:w="990" w:type="dxa"/>
          </w:tcPr>
          <w:p w:rsidR="00A531FA" w:rsidRPr="00AA38E8" w:rsidRDefault="00A531FA" w:rsidP="005B0D1A">
            <w:pPr>
              <w:spacing w:before="60"/>
              <w:rPr>
                <w:rFonts w:cs="Calibri"/>
                <w:sz w:val="16"/>
              </w:rPr>
            </w:pPr>
          </w:p>
        </w:tc>
      </w:tr>
    </w:tbl>
    <w:p w:rsidR="00A531FA" w:rsidRDefault="00A531FA" w:rsidP="00A531FA">
      <w:pPr>
        <w:pStyle w:val="Heading2"/>
        <w:numPr>
          <w:ilvl w:val="3"/>
          <w:numId w:val="11"/>
        </w:numPr>
        <w:spacing w:after="60"/>
        <w:rPr>
          <w:rFonts w:ascii="Calibri" w:hAnsi="Calibri" w:cs="Calibri"/>
        </w:rPr>
      </w:pPr>
      <w:bookmarkStart w:id="105" w:name="_Toc485325444"/>
      <w:r>
        <w:rPr>
          <w:rFonts w:ascii="Calibri" w:hAnsi="Calibri" w:cs="Calibri"/>
        </w:rPr>
        <w:t>Design Rationale</w:t>
      </w:r>
      <w:bookmarkEnd w:id="105"/>
    </w:p>
    <w:p w:rsidR="00A531FA" w:rsidRPr="007C4554" w:rsidRDefault="00A531FA" w:rsidP="00A531FA">
      <w:pPr>
        <w:rPr>
          <w:lang w:bidi="ar-SA"/>
        </w:rPr>
      </w:pPr>
      <w:r>
        <w:rPr>
          <w:lang w:bidi="ar-SA"/>
        </w:rPr>
        <w:t xml:space="preserve">Function created to reduce the complexity of the </w:t>
      </w:r>
      <w:r w:rsidRPr="00A531FA">
        <w:rPr>
          <w:lang w:bidi="ar-SA"/>
        </w:rPr>
        <w:t>ResvCrcHwUnit_Oper</w:t>
      </w:r>
      <w:r>
        <w:rPr>
          <w:lang w:bidi="ar-SA"/>
        </w:rPr>
        <w:t xml:space="preserve"> function.</w:t>
      </w:r>
    </w:p>
    <w:p w:rsidR="00A531FA" w:rsidRDefault="00A531FA" w:rsidP="00A531FA">
      <w:pPr>
        <w:pStyle w:val="Heading2"/>
        <w:numPr>
          <w:ilvl w:val="3"/>
          <w:numId w:val="11"/>
        </w:numPr>
        <w:spacing w:after="60"/>
        <w:rPr>
          <w:rFonts w:ascii="Calibri" w:hAnsi="Calibri" w:cs="Calibri"/>
        </w:rPr>
      </w:pPr>
      <w:bookmarkStart w:id="106" w:name="_Toc485325445"/>
      <w:r>
        <w:rPr>
          <w:rFonts w:ascii="Calibri" w:hAnsi="Calibri" w:cs="Calibri"/>
        </w:rPr>
        <w:t>Processing</w:t>
      </w:r>
      <w:bookmarkEnd w:id="106"/>
    </w:p>
    <w:p w:rsidR="003C2407" w:rsidRDefault="003C2407" w:rsidP="00A531FA">
      <w:pPr>
        <w:spacing w:after="0"/>
        <w:jc w:val="center"/>
        <w:rPr>
          <w:rFonts w:cs="Calibri"/>
          <w:b/>
          <w:kern w:val="28"/>
          <w:sz w:val="28"/>
          <w:szCs w:val="20"/>
          <w:lang w:bidi="ar-SA"/>
        </w:rPr>
      </w:pPr>
      <w:r>
        <w:rPr>
          <w:rFonts w:cs="Calibri"/>
        </w:rPr>
        <w:br w:type="page"/>
      </w:r>
      <w:r w:rsidR="00EB57F7">
        <w:object w:dxaOrig="11124" w:dyaOrig="16735">
          <v:shape id="_x0000_i1108" type="#_x0000_t75" style="width:443.5pt;height:668.75pt" o:ole="">
            <v:imagedata r:id="rId33" o:title=""/>
          </v:shape>
          <o:OLEObject Type="Embed" ProgID="Visio.Drawing.11" ShapeID="_x0000_i1108" DrawAspect="Content" ObjectID="_1560758481" r:id="rId34"/>
        </w:object>
      </w:r>
    </w:p>
    <w:p w:rsidR="008C6874" w:rsidRPr="00AA38E8" w:rsidRDefault="008C6874" w:rsidP="008C6874">
      <w:pPr>
        <w:pStyle w:val="Heading2"/>
        <w:spacing w:after="60"/>
        <w:rPr>
          <w:rFonts w:ascii="Calibri" w:hAnsi="Calibri" w:cs="Calibri"/>
        </w:rPr>
      </w:pPr>
      <w:bookmarkStart w:id="107" w:name="_Toc485325446"/>
      <w:r>
        <w:rPr>
          <w:rFonts w:ascii="Calibri" w:hAnsi="Calibri" w:cs="Calibri"/>
        </w:rPr>
        <w:lastRenderedPageBreak/>
        <w:t>GLOBAL</w:t>
      </w:r>
      <w:r w:rsidRPr="00AA38E8">
        <w:rPr>
          <w:rFonts w:ascii="Calibri" w:hAnsi="Calibri" w:cs="Calibri"/>
        </w:rPr>
        <w:t xml:space="preserve"> Function/Macro Definitions</w:t>
      </w:r>
      <w:bookmarkEnd w:id="94"/>
      <w:bookmarkEnd w:id="107"/>
    </w:p>
    <w:p w:rsidR="002B094F" w:rsidRPr="003C2407" w:rsidRDefault="003C2407" w:rsidP="002B094F">
      <w:pPr>
        <w:rPr>
          <w:rFonts w:cs="Calibri"/>
        </w:rPr>
      </w:pPr>
      <w:r>
        <w:rPr>
          <w:rFonts w:cs="Calibri"/>
        </w:rPr>
        <w:t>None</w:t>
      </w:r>
    </w:p>
    <w:p w:rsidR="002B094F" w:rsidRDefault="002B094F" w:rsidP="002B094F">
      <w:pPr>
        <w:rPr>
          <w:lang w:bidi="ar-SA"/>
        </w:rPr>
      </w:pPr>
    </w:p>
    <w:p w:rsidR="002B094F" w:rsidRPr="002B094F" w:rsidRDefault="002B094F" w:rsidP="002B094F">
      <w:pPr>
        <w:rPr>
          <w:lang w:bidi="ar-SA"/>
        </w:rPr>
      </w:pPr>
    </w:p>
    <w:p w:rsidR="00C728E9" w:rsidRPr="00C728E9" w:rsidRDefault="00C728E9" w:rsidP="00C728E9">
      <w:pPr>
        <w:rPr>
          <w:lang w:bidi="ar-SA"/>
        </w:rPr>
      </w:pPr>
    </w:p>
    <w:p w:rsidR="00531B8C" w:rsidRDefault="00531B8C" w:rsidP="00531B8C">
      <w:pPr>
        <w:pStyle w:val="Heading1"/>
        <w:ind w:left="562" w:hanging="562"/>
        <w:rPr>
          <w:rFonts w:ascii="Calibri" w:hAnsi="Calibri" w:cs="Calibri"/>
        </w:rPr>
      </w:pPr>
      <w:bookmarkStart w:id="108" w:name="_Toc418080076"/>
      <w:bookmarkStart w:id="109" w:name="_Toc421709921"/>
      <w:bookmarkStart w:id="110" w:name="_Toc485325447"/>
      <w:r w:rsidRPr="002E3F2E">
        <w:rPr>
          <w:rFonts w:ascii="Calibri" w:hAnsi="Calibri"/>
        </w:rPr>
        <w:lastRenderedPageBreak/>
        <w:t>Known</w:t>
      </w:r>
      <w:r w:rsidRPr="00AA38E8">
        <w:rPr>
          <w:rFonts w:ascii="Calibri" w:hAnsi="Calibri" w:cs="Calibri"/>
        </w:rPr>
        <w:t xml:space="preserve"> Limitations with Design</w:t>
      </w:r>
      <w:bookmarkEnd w:id="108"/>
      <w:bookmarkEnd w:id="109"/>
      <w:bookmarkEnd w:id="110"/>
    </w:p>
    <w:p w:rsidR="00531B8C" w:rsidRDefault="007C4554" w:rsidP="007C4554">
      <w:pPr>
        <w:pStyle w:val="ListParagraph"/>
        <w:numPr>
          <w:ilvl w:val="0"/>
          <w:numId w:val="23"/>
        </w:numPr>
        <w:rPr>
          <w:rFonts w:cs="Calibri"/>
        </w:rPr>
      </w:pPr>
      <w:r>
        <w:rPr>
          <w:rFonts w:cs="Calibri"/>
        </w:rPr>
        <w:t xml:space="preserve">API client calls, except ResvCrcHwUnit, must be called from within a task. </w:t>
      </w:r>
    </w:p>
    <w:p w:rsidR="00704A11" w:rsidRDefault="00704A11" w:rsidP="007C4554">
      <w:pPr>
        <w:pStyle w:val="ListParagraph"/>
        <w:numPr>
          <w:ilvl w:val="0"/>
          <w:numId w:val="23"/>
        </w:numPr>
        <w:rPr>
          <w:rFonts w:cs="Calibri"/>
        </w:rPr>
      </w:pPr>
      <w:r>
        <w:rPr>
          <w:rFonts w:cs="Calibri"/>
        </w:rPr>
        <w:t xml:space="preserve">To meet design and coding standards, ‘For’ loops called out by the FDD were implemented with ‘While’ loops to break out of the loops without using the ‘break’ keyword. </w:t>
      </w:r>
    </w:p>
    <w:p w:rsidR="00117FDF" w:rsidRDefault="00117FDF" w:rsidP="007C4554">
      <w:pPr>
        <w:pStyle w:val="ListParagraph"/>
        <w:numPr>
          <w:ilvl w:val="0"/>
          <w:numId w:val="23"/>
        </w:numPr>
        <w:rPr>
          <w:rFonts w:cs="Calibri"/>
        </w:rPr>
      </w:pPr>
      <w:r>
        <w:rPr>
          <w:rFonts w:cs="Calibri"/>
        </w:rPr>
        <w:t xml:space="preserve">The GetTaskID function call provided by the OS between different versions have different arguments. One version, the argument is a uint16, where another is a pointer to an enumerated type. The design simply casts the function call </w:t>
      </w:r>
      <w:r w:rsidR="002D3046">
        <w:rPr>
          <w:rFonts w:cs="Calibri"/>
        </w:rPr>
        <w:t>to a uint16. There are no expectations that there are going to be more than 65,535 tasks, so the uint16 width should provide adequate room for growth.</w:t>
      </w:r>
    </w:p>
    <w:p w:rsidR="00EE525E" w:rsidRPr="007C4554" w:rsidRDefault="002D7089" w:rsidP="007C4554">
      <w:pPr>
        <w:pStyle w:val="ListParagraph"/>
        <w:numPr>
          <w:ilvl w:val="0"/>
          <w:numId w:val="23"/>
        </w:numPr>
        <w:rPr>
          <w:rFonts w:cs="Calibri"/>
        </w:rPr>
      </w:pPr>
      <w:r>
        <w:rPr>
          <w:rFonts w:cs="Calibri"/>
        </w:rPr>
        <w:t xml:space="preserve">In </w:t>
      </w:r>
      <w:r w:rsidR="006D005B">
        <w:rPr>
          <w:rFonts w:cs="Calibri"/>
        </w:rPr>
        <w:t xml:space="preserve">the function ResvCrcHwUnit, the else condition in the main logic path is considered dead code by Polyspace. This is because it is limiting the function to the bounds of the input of the Mod and configuration argument. However, the code is present to provide error handling in the event of an invalid input being passed into the function. </w:t>
      </w:r>
    </w:p>
    <w:p w:rsidR="007C4554" w:rsidRDefault="007C4554" w:rsidP="00531B8C">
      <w:pPr>
        <w:rPr>
          <w:rFonts w:cs="Calibri"/>
        </w:rPr>
      </w:pPr>
    </w:p>
    <w:p w:rsidR="00531B8C" w:rsidRDefault="00531B8C" w:rsidP="00531B8C">
      <w:pPr>
        <w:rPr>
          <w:rFonts w:cs="Calibri"/>
        </w:rPr>
      </w:pPr>
    </w:p>
    <w:p w:rsidR="00531B8C" w:rsidRPr="00E75CFE" w:rsidRDefault="00531B8C" w:rsidP="00531B8C">
      <w:pPr>
        <w:pStyle w:val="Heading1"/>
        <w:ind w:left="562" w:hanging="562"/>
        <w:rPr>
          <w:rFonts w:ascii="Calibri" w:hAnsi="Calibri" w:cs="Calibri"/>
        </w:rPr>
      </w:pPr>
      <w:bookmarkStart w:id="111" w:name="_Toc382297449"/>
      <w:bookmarkStart w:id="112" w:name="_Toc418080077"/>
      <w:bookmarkStart w:id="113" w:name="_Toc421709922"/>
      <w:bookmarkStart w:id="114" w:name="_Toc485325448"/>
      <w:r w:rsidRPr="00E75CFE">
        <w:rPr>
          <w:rFonts w:ascii="Calibri" w:hAnsi="Calibri" w:cs="Calibri"/>
        </w:rPr>
        <w:lastRenderedPageBreak/>
        <w:t>UNIT TEST CONSIDERATION</w:t>
      </w:r>
      <w:bookmarkEnd w:id="111"/>
      <w:bookmarkEnd w:id="112"/>
      <w:bookmarkEnd w:id="113"/>
      <w:bookmarkEnd w:id="114"/>
    </w:p>
    <w:p w:rsidR="003C2407" w:rsidRPr="00E850C8" w:rsidRDefault="003C2407" w:rsidP="003C2407">
      <w:pPr>
        <w:rPr>
          <w:lang w:bidi="ar-SA"/>
        </w:rPr>
      </w:pPr>
      <w:r>
        <w:rPr>
          <w:lang w:bidi="ar-SA"/>
        </w:rPr>
        <w:t xml:space="preserve">The constants </w:t>
      </w:r>
      <w:r w:rsidRPr="00E850C8">
        <w:rPr>
          <w:lang w:bidi="ar-SA"/>
        </w:rPr>
        <w:t>NROFACTVCRCHWUNIT_CNT_U08</w:t>
      </w:r>
      <w:r>
        <w:rPr>
          <w:lang w:bidi="ar-SA"/>
        </w:rPr>
        <w:t xml:space="preserve">, </w:t>
      </w:r>
      <w:r w:rsidRPr="00E850C8">
        <w:rPr>
          <w:lang w:bidi="ar-SA"/>
        </w:rPr>
        <w:t>ARWRPRENAD_CNT_U08</w:t>
      </w:r>
      <w:r>
        <w:rPr>
          <w:lang w:bidi="ar-SA"/>
        </w:rPr>
        <w:t xml:space="preserve">, and </w:t>
      </w:r>
      <w:r w:rsidRPr="00E850C8">
        <w:rPr>
          <w:lang w:bidi="ar-SA"/>
        </w:rPr>
        <w:t>CRCOSREF_CNT_U08</w:t>
      </w:r>
      <w:r w:rsidR="002A37C4">
        <w:rPr>
          <w:lang w:bidi="ar-SA"/>
        </w:rPr>
        <w:t xml:space="preserve">, and </w:t>
      </w:r>
      <w:r w:rsidR="002A37C4">
        <w:rPr>
          <w:rFonts w:cs="Calibri"/>
          <w:sz w:val="16"/>
          <w:szCs w:val="16"/>
        </w:rPr>
        <w:t>NROFCRCHWUNIT_CNT_U08</w:t>
      </w:r>
      <w:r>
        <w:rPr>
          <w:lang w:bidi="ar-SA"/>
        </w:rPr>
        <w:t xml:space="preserve"> shall be tested to their full range as defined in the constant section. </w:t>
      </w:r>
    </w:p>
    <w:p w:rsidR="00786BDF" w:rsidRPr="00A158C7" w:rsidRDefault="00786BDF" w:rsidP="000B37D5">
      <w:pPr>
        <w:pStyle w:val="Heading7"/>
      </w:pPr>
      <w:bookmarkStart w:id="115" w:name="_Toc485325449"/>
      <w:r w:rsidRPr="00A158C7">
        <w:lastRenderedPageBreak/>
        <w:t>Abbreviations and Acronyms</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6270"/>
      </w:tblGrid>
      <w:tr w:rsidR="00786BDF" w:rsidRPr="00A158C7" w:rsidTr="00D60445">
        <w:trPr>
          <w:tblHeader/>
        </w:trPr>
        <w:tc>
          <w:tcPr>
            <w:tcW w:w="3018" w:type="dxa"/>
            <w:shd w:val="clear" w:color="auto" w:fill="E7E6E6" w:themeFill="background2"/>
          </w:tcPr>
          <w:p w:rsidR="00786BDF" w:rsidRPr="00A158C7" w:rsidRDefault="00786BDF" w:rsidP="00540486">
            <w:pPr>
              <w:spacing w:before="60" w:after="60"/>
              <w:rPr>
                <w:b/>
                <w:szCs w:val="20"/>
              </w:rPr>
            </w:pPr>
            <w:r w:rsidRPr="00A158C7">
              <w:rPr>
                <w:b/>
                <w:szCs w:val="20"/>
              </w:rPr>
              <w:t>Abbreviation</w:t>
            </w:r>
            <w:r w:rsidR="00F43F8E">
              <w:rPr>
                <w:b/>
                <w:szCs w:val="20"/>
              </w:rPr>
              <w:t xml:space="preserve"> or Acronym</w:t>
            </w:r>
          </w:p>
        </w:tc>
        <w:tc>
          <w:tcPr>
            <w:tcW w:w="6270" w:type="dxa"/>
            <w:shd w:val="clear" w:color="auto" w:fill="E7E6E6" w:themeFill="background2"/>
          </w:tcPr>
          <w:p w:rsidR="00786BDF" w:rsidRPr="00A158C7" w:rsidRDefault="00786BDF" w:rsidP="00540486">
            <w:pPr>
              <w:spacing w:before="60" w:after="60"/>
              <w:rPr>
                <w:b/>
                <w:szCs w:val="20"/>
              </w:rPr>
            </w:pPr>
            <w:r w:rsidRPr="00A158C7">
              <w:rPr>
                <w:b/>
                <w:szCs w:val="20"/>
              </w:rPr>
              <w:t>Description</w:t>
            </w:r>
          </w:p>
        </w:tc>
      </w:tr>
      <w:tr w:rsidR="00786BDF" w:rsidRPr="00A158C7" w:rsidTr="00786BDF">
        <w:tc>
          <w:tcPr>
            <w:tcW w:w="3018" w:type="dxa"/>
            <w:shd w:val="clear" w:color="auto" w:fill="auto"/>
          </w:tcPr>
          <w:p w:rsidR="00786BDF" w:rsidRPr="00A158C7" w:rsidRDefault="00786BDF" w:rsidP="00540486">
            <w:pPr>
              <w:spacing w:before="60" w:after="60"/>
              <w:rPr>
                <w:szCs w:val="20"/>
              </w:rPr>
            </w:pPr>
          </w:p>
        </w:tc>
        <w:tc>
          <w:tcPr>
            <w:tcW w:w="6270" w:type="dxa"/>
            <w:shd w:val="clear" w:color="auto" w:fill="auto"/>
          </w:tcPr>
          <w:p w:rsidR="00786BDF" w:rsidRPr="00A158C7" w:rsidRDefault="00786BDF" w:rsidP="00540486">
            <w:pPr>
              <w:spacing w:before="60" w:after="60"/>
              <w:rPr>
                <w:szCs w:val="20"/>
              </w:rPr>
            </w:pPr>
          </w:p>
        </w:tc>
      </w:tr>
      <w:tr w:rsidR="001C3CBB" w:rsidRPr="00A158C7" w:rsidTr="00786BDF">
        <w:tc>
          <w:tcPr>
            <w:tcW w:w="3018" w:type="dxa"/>
            <w:shd w:val="clear" w:color="auto" w:fill="auto"/>
          </w:tcPr>
          <w:p w:rsidR="001C3CBB" w:rsidRPr="00A158C7" w:rsidRDefault="001C3CBB" w:rsidP="00540486">
            <w:pPr>
              <w:spacing w:before="60" w:after="60"/>
              <w:rPr>
                <w:szCs w:val="20"/>
              </w:rPr>
            </w:pPr>
          </w:p>
        </w:tc>
        <w:tc>
          <w:tcPr>
            <w:tcW w:w="6270" w:type="dxa"/>
            <w:shd w:val="clear" w:color="auto" w:fill="auto"/>
          </w:tcPr>
          <w:p w:rsidR="001C3CBB" w:rsidRPr="00A158C7" w:rsidRDefault="001C3CBB" w:rsidP="001C3CBB">
            <w:pPr>
              <w:spacing w:before="60" w:after="60"/>
              <w:rPr>
                <w:szCs w:val="20"/>
              </w:rPr>
            </w:pPr>
          </w:p>
        </w:tc>
      </w:tr>
    </w:tbl>
    <w:p w:rsidR="0053510E" w:rsidRPr="00A158C7" w:rsidRDefault="005A77EF" w:rsidP="000B37D5">
      <w:pPr>
        <w:pStyle w:val="Heading7"/>
      </w:pPr>
      <w:bookmarkStart w:id="116" w:name="_Toc485325450"/>
      <w:r w:rsidRPr="00A158C7">
        <w:lastRenderedPageBreak/>
        <w:t>Glossary</w:t>
      </w:r>
      <w:bookmarkEnd w:id="116"/>
    </w:p>
    <w:p w:rsidR="009B0C02" w:rsidRPr="00A158C7" w:rsidRDefault="009B0C02" w:rsidP="00A158C7">
      <w:pPr>
        <w:jc w:val="both"/>
        <w:rPr>
          <w:lang w:bidi="ar-SA"/>
        </w:rPr>
      </w:pPr>
      <w:r w:rsidRPr="00A158C7">
        <w:rPr>
          <w:b/>
          <w:lang w:bidi="ar-SA"/>
        </w:rPr>
        <w:t>Note</w:t>
      </w:r>
      <w:r w:rsidRPr="00A158C7">
        <w:rPr>
          <w:lang w:bidi="ar-SA"/>
        </w:rPr>
        <w:t>: Terms and definitions from the source “Nexteer Automotive” take precedence over all other definitions of the same term.  Terms and definitions from the source “Nexteer Automotive” are formulated from multiple sources, including the following:</w:t>
      </w:r>
    </w:p>
    <w:p w:rsidR="001E4877" w:rsidRPr="00A158C7" w:rsidRDefault="001E4877" w:rsidP="007E1C02">
      <w:pPr>
        <w:pStyle w:val="ListParagraph"/>
        <w:numPr>
          <w:ilvl w:val="0"/>
          <w:numId w:val="12"/>
        </w:numPr>
        <w:rPr>
          <w:lang w:bidi="ar-SA"/>
        </w:rPr>
      </w:pPr>
      <w:r w:rsidRPr="00A158C7">
        <w:rPr>
          <w:lang w:bidi="ar-SA"/>
        </w:rPr>
        <w:t>ISO 9000</w:t>
      </w:r>
    </w:p>
    <w:p w:rsidR="001E4877" w:rsidRPr="00A158C7" w:rsidRDefault="001E4877" w:rsidP="007E1C02">
      <w:pPr>
        <w:pStyle w:val="ListParagraph"/>
        <w:numPr>
          <w:ilvl w:val="0"/>
          <w:numId w:val="12"/>
        </w:numPr>
        <w:rPr>
          <w:lang w:bidi="ar-SA"/>
        </w:rPr>
      </w:pPr>
      <w:r w:rsidRPr="00A158C7">
        <w:rPr>
          <w:lang w:bidi="ar-SA"/>
        </w:rPr>
        <w:t>ISO/IEC 12207</w:t>
      </w:r>
    </w:p>
    <w:p w:rsidR="001E4877" w:rsidRPr="00A158C7" w:rsidRDefault="001E4877" w:rsidP="007E1C02">
      <w:pPr>
        <w:pStyle w:val="ListParagraph"/>
        <w:numPr>
          <w:ilvl w:val="0"/>
          <w:numId w:val="12"/>
        </w:numPr>
        <w:rPr>
          <w:lang w:bidi="ar-SA"/>
        </w:rPr>
      </w:pPr>
      <w:r w:rsidRPr="00A158C7">
        <w:rPr>
          <w:lang w:bidi="ar-SA"/>
        </w:rPr>
        <w:t>ISO/IEC 15504</w:t>
      </w:r>
    </w:p>
    <w:p w:rsidR="001E4877" w:rsidRPr="00A158C7" w:rsidRDefault="001E4877" w:rsidP="007E1C02">
      <w:pPr>
        <w:pStyle w:val="ListParagraph"/>
        <w:numPr>
          <w:ilvl w:val="0"/>
          <w:numId w:val="12"/>
        </w:numPr>
        <w:rPr>
          <w:lang w:bidi="ar-SA"/>
        </w:rPr>
      </w:pPr>
      <w:r w:rsidRPr="00A158C7">
        <w:rPr>
          <w:lang w:bidi="ar-SA"/>
        </w:rPr>
        <w:t>Automotive SPICE® Process Reference Model (PRM)</w:t>
      </w:r>
    </w:p>
    <w:p w:rsidR="001E4877" w:rsidRPr="00A158C7" w:rsidRDefault="001E4877" w:rsidP="007E1C02">
      <w:pPr>
        <w:pStyle w:val="ListParagraph"/>
        <w:numPr>
          <w:ilvl w:val="0"/>
          <w:numId w:val="12"/>
        </w:numPr>
        <w:rPr>
          <w:lang w:bidi="ar-SA"/>
        </w:rPr>
      </w:pPr>
      <w:r w:rsidRPr="00A158C7">
        <w:rPr>
          <w:lang w:bidi="ar-SA"/>
        </w:rPr>
        <w:t>Automotive SPICE® Process Assessment Model (PAM)</w:t>
      </w:r>
    </w:p>
    <w:p w:rsidR="001E4877" w:rsidRPr="00A158C7" w:rsidRDefault="001E4877" w:rsidP="007E1C02">
      <w:pPr>
        <w:pStyle w:val="ListParagraph"/>
        <w:numPr>
          <w:ilvl w:val="0"/>
          <w:numId w:val="12"/>
        </w:numPr>
        <w:rPr>
          <w:lang w:bidi="ar-SA"/>
        </w:rPr>
      </w:pPr>
      <w:r w:rsidRPr="00A158C7">
        <w:rPr>
          <w:lang w:bidi="ar-SA"/>
        </w:rPr>
        <w:t>ISO/IEC 15288</w:t>
      </w:r>
    </w:p>
    <w:p w:rsidR="00431255" w:rsidRPr="00A158C7" w:rsidRDefault="00431255" w:rsidP="007E1C02">
      <w:pPr>
        <w:pStyle w:val="ListParagraph"/>
        <w:numPr>
          <w:ilvl w:val="0"/>
          <w:numId w:val="12"/>
        </w:numPr>
        <w:rPr>
          <w:lang w:bidi="ar-SA"/>
        </w:rPr>
      </w:pPr>
      <w:r w:rsidRPr="00A158C7">
        <w:rPr>
          <w:lang w:bidi="ar-SA"/>
        </w:rPr>
        <w:t>ISO 26262</w:t>
      </w:r>
    </w:p>
    <w:p w:rsidR="009B0C02" w:rsidRPr="00A158C7" w:rsidRDefault="001E4877" w:rsidP="007E1C02">
      <w:pPr>
        <w:pStyle w:val="ListParagraph"/>
        <w:numPr>
          <w:ilvl w:val="0"/>
          <w:numId w:val="12"/>
        </w:numPr>
        <w:rPr>
          <w:lang w:bidi="ar-SA"/>
        </w:rPr>
      </w:pPr>
      <w:r w:rsidRPr="00A158C7">
        <w:rPr>
          <w:lang w:bidi="ar-SA"/>
        </w:rPr>
        <w:t>IEEE Standards</w:t>
      </w:r>
    </w:p>
    <w:p w:rsidR="001E4877" w:rsidRPr="00A158C7" w:rsidRDefault="001E4877" w:rsidP="007E1C02">
      <w:pPr>
        <w:pStyle w:val="ListParagraph"/>
        <w:numPr>
          <w:ilvl w:val="0"/>
          <w:numId w:val="12"/>
        </w:numPr>
        <w:rPr>
          <w:lang w:bidi="ar-SA"/>
        </w:rPr>
      </w:pPr>
      <w:r w:rsidRPr="00A158C7">
        <w:rPr>
          <w:lang w:bidi="ar-SA"/>
        </w:rPr>
        <w:t>SWEBOK</w:t>
      </w:r>
    </w:p>
    <w:p w:rsidR="001E4877" w:rsidRPr="00A158C7" w:rsidRDefault="001E4877" w:rsidP="007E1C02">
      <w:pPr>
        <w:pStyle w:val="ListParagraph"/>
        <w:numPr>
          <w:ilvl w:val="0"/>
          <w:numId w:val="12"/>
        </w:numPr>
        <w:spacing w:after="240"/>
        <w:rPr>
          <w:lang w:bidi="ar-SA"/>
        </w:rPr>
      </w:pPr>
      <w:r w:rsidRPr="00A158C7">
        <w:rPr>
          <w:lang w:bidi="ar-SA"/>
        </w:rPr>
        <w:t>PMBOK</w:t>
      </w:r>
    </w:p>
    <w:p w:rsidR="00786BDF" w:rsidRPr="00A158C7" w:rsidRDefault="00786BDF" w:rsidP="007E1C02">
      <w:pPr>
        <w:pStyle w:val="ListParagraph"/>
        <w:numPr>
          <w:ilvl w:val="0"/>
          <w:numId w:val="12"/>
        </w:numPr>
        <w:spacing w:after="240"/>
        <w:rPr>
          <w:lang w:bidi="ar-SA"/>
        </w:rPr>
      </w:pPr>
      <w:r w:rsidRPr="00A158C7">
        <w:rPr>
          <w:lang w:bidi="ar-SA"/>
        </w:rPr>
        <w:t>Existing Nexteer Automotive documentation</w:t>
      </w:r>
    </w:p>
    <w:tbl>
      <w:tblPr>
        <w:tblStyle w:val="TableGrid"/>
        <w:tblW w:w="0" w:type="auto"/>
        <w:tblLook w:val="04A0" w:firstRow="1" w:lastRow="0" w:firstColumn="1" w:lastColumn="0" w:noHBand="0" w:noVBand="1"/>
      </w:tblPr>
      <w:tblGrid>
        <w:gridCol w:w="2358"/>
        <w:gridCol w:w="4950"/>
        <w:gridCol w:w="1993"/>
      </w:tblGrid>
      <w:tr w:rsidR="005A77EF" w:rsidRPr="00A158C7" w:rsidTr="00D60445">
        <w:trPr>
          <w:tblHeader/>
        </w:trPr>
        <w:tc>
          <w:tcPr>
            <w:tcW w:w="2358" w:type="dxa"/>
            <w:shd w:val="clear" w:color="auto" w:fill="E7E6E6" w:themeFill="background2"/>
            <w:vAlign w:val="center"/>
          </w:tcPr>
          <w:p w:rsidR="005A77EF" w:rsidRPr="00A158C7" w:rsidRDefault="005A77EF" w:rsidP="00540486">
            <w:pPr>
              <w:spacing w:before="60" w:after="60"/>
              <w:rPr>
                <w:b/>
                <w:szCs w:val="20"/>
              </w:rPr>
            </w:pPr>
            <w:r w:rsidRPr="00A158C7">
              <w:rPr>
                <w:b/>
                <w:szCs w:val="20"/>
              </w:rPr>
              <w:t>Term</w:t>
            </w:r>
          </w:p>
        </w:tc>
        <w:tc>
          <w:tcPr>
            <w:tcW w:w="4950" w:type="dxa"/>
            <w:shd w:val="clear" w:color="auto" w:fill="E7E6E6" w:themeFill="background2"/>
            <w:vAlign w:val="center"/>
          </w:tcPr>
          <w:p w:rsidR="005A77EF" w:rsidRPr="00A158C7" w:rsidRDefault="005A77EF" w:rsidP="00540486">
            <w:pPr>
              <w:spacing w:before="60" w:after="60"/>
              <w:rPr>
                <w:b/>
                <w:szCs w:val="20"/>
              </w:rPr>
            </w:pPr>
            <w:r w:rsidRPr="00A158C7">
              <w:rPr>
                <w:b/>
                <w:szCs w:val="20"/>
              </w:rPr>
              <w:t>Definition</w:t>
            </w:r>
          </w:p>
        </w:tc>
        <w:tc>
          <w:tcPr>
            <w:tcW w:w="1993" w:type="dxa"/>
            <w:shd w:val="clear" w:color="auto" w:fill="E7E6E6" w:themeFill="background2"/>
            <w:vAlign w:val="center"/>
          </w:tcPr>
          <w:p w:rsidR="005A77EF" w:rsidRPr="00A158C7" w:rsidRDefault="005A77EF" w:rsidP="00540486">
            <w:pPr>
              <w:spacing w:before="60" w:after="60"/>
              <w:rPr>
                <w:b/>
                <w:szCs w:val="20"/>
              </w:rPr>
            </w:pPr>
            <w:r w:rsidRPr="00A158C7">
              <w:rPr>
                <w:b/>
                <w:szCs w:val="20"/>
              </w:rPr>
              <w:t>Source</w:t>
            </w:r>
          </w:p>
        </w:tc>
      </w:tr>
      <w:tr w:rsidR="00531B8C" w:rsidRPr="00A158C7" w:rsidTr="002D4CF3">
        <w:tc>
          <w:tcPr>
            <w:tcW w:w="2358" w:type="dxa"/>
          </w:tcPr>
          <w:p w:rsidR="00531B8C" w:rsidRPr="009643A3" w:rsidRDefault="00531B8C" w:rsidP="00B758D2">
            <w:pPr>
              <w:rPr>
                <w:sz w:val="19"/>
              </w:rPr>
            </w:pPr>
            <w:r>
              <w:rPr>
                <w:sz w:val="19"/>
              </w:rPr>
              <w:t>MDD</w:t>
            </w:r>
          </w:p>
        </w:tc>
        <w:tc>
          <w:tcPr>
            <w:tcW w:w="4950" w:type="dxa"/>
          </w:tcPr>
          <w:p w:rsidR="00531B8C" w:rsidRPr="009643A3" w:rsidRDefault="00531B8C" w:rsidP="00B758D2">
            <w:pPr>
              <w:rPr>
                <w:sz w:val="19"/>
              </w:rPr>
            </w:pPr>
            <w:r>
              <w:rPr>
                <w:sz w:val="19"/>
              </w:rPr>
              <w:t>Module Design Document</w:t>
            </w:r>
          </w:p>
        </w:tc>
        <w:tc>
          <w:tcPr>
            <w:tcW w:w="1993" w:type="dxa"/>
          </w:tcPr>
          <w:p w:rsidR="00531B8C" w:rsidRPr="00A158C7" w:rsidRDefault="00531B8C" w:rsidP="00541E2D">
            <w:pPr>
              <w:pStyle w:val="BodyText"/>
              <w:spacing w:before="60" w:after="60"/>
              <w:rPr>
                <w:rFonts w:ascii="Calibri" w:hAnsi="Calibri" w:cs="Calibri"/>
                <w:sz w:val="20"/>
                <w:szCs w:val="20"/>
              </w:rPr>
            </w:pPr>
          </w:p>
        </w:tc>
      </w:tr>
      <w:tr w:rsidR="00531B8C" w:rsidRPr="00A158C7" w:rsidTr="002D4CF3">
        <w:tc>
          <w:tcPr>
            <w:tcW w:w="2358" w:type="dxa"/>
          </w:tcPr>
          <w:p w:rsidR="00531B8C" w:rsidRDefault="00531B8C" w:rsidP="00B758D2">
            <w:pPr>
              <w:rPr>
                <w:sz w:val="19"/>
              </w:rPr>
            </w:pPr>
            <w:r>
              <w:rPr>
                <w:sz w:val="19"/>
              </w:rPr>
              <w:t>DFD</w:t>
            </w:r>
          </w:p>
        </w:tc>
        <w:tc>
          <w:tcPr>
            <w:tcW w:w="4950" w:type="dxa"/>
          </w:tcPr>
          <w:p w:rsidR="00531B8C" w:rsidRDefault="00531B8C" w:rsidP="00B758D2">
            <w:pPr>
              <w:rPr>
                <w:sz w:val="19"/>
              </w:rPr>
            </w:pPr>
            <w:r>
              <w:rPr>
                <w:sz w:val="19"/>
              </w:rPr>
              <w:t>Data Flow Diagram</w:t>
            </w:r>
          </w:p>
        </w:tc>
        <w:tc>
          <w:tcPr>
            <w:tcW w:w="1993" w:type="dxa"/>
          </w:tcPr>
          <w:p w:rsidR="00531B8C" w:rsidRPr="00A158C7" w:rsidRDefault="00531B8C" w:rsidP="00541E2D">
            <w:pPr>
              <w:pStyle w:val="BodyText"/>
              <w:spacing w:before="60" w:after="60"/>
              <w:rPr>
                <w:rFonts w:ascii="Calibri" w:hAnsi="Calibri" w:cs="Calibri"/>
                <w:sz w:val="20"/>
                <w:szCs w:val="20"/>
              </w:rPr>
            </w:pPr>
          </w:p>
        </w:tc>
      </w:tr>
    </w:tbl>
    <w:p w:rsidR="00AA2199" w:rsidRPr="00A158C7" w:rsidRDefault="00AA2199" w:rsidP="00AA2199">
      <w:pPr>
        <w:rPr>
          <w:rFonts w:ascii="Arial" w:hAnsi="Arial"/>
          <w:sz w:val="24"/>
          <w:szCs w:val="20"/>
          <w:lang w:bidi="ar-SA"/>
        </w:rPr>
      </w:pPr>
      <w:r w:rsidRPr="00A158C7">
        <w:br w:type="page"/>
      </w:r>
    </w:p>
    <w:p w:rsidR="00A158C7" w:rsidRPr="00A158C7" w:rsidRDefault="00A158C7" w:rsidP="00A158C7">
      <w:pPr>
        <w:pStyle w:val="Heading7"/>
      </w:pPr>
      <w:bookmarkStart w:id="117" w:name="_Toc485325451"/>
      <w:r w:rsidRPr="00A158C7">
        <w:lastRenderedPageBreak/>
        <w:t>References</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6458"/>
        <w:gridCol w:w="2091"/>
      </w:tblGrid>
      <w:tr w:rsidR="00A158C7" w:rsidRPr="00A158C7" w:rsidTr="00D60445">
        <w:trPr>
          <w:tblHeader/>
        </w:trPr>
        <w:tc>
          <w:tcPr>
            <w:tcW w:w="738" w:type="dxa"/>
            <w:shd w:val="clear" w:color="auto" w:fill="E7E6E6" w:themeFill="background2"/>
            <w:vAlign w:val="center"/>
          </w:tcPr>
          <w:p w:rsidR="00A158C7" w:rsidRPr="00A158C7" w:rsidRDefault="0004234C" w:rsidP="00D229A6">
            <w:pPr>
              <w:spacing w:before="60" w:after="60"/>
              <w:jc w:val="center"/>
              <w:rPr>
                <w:b/>
                <w:lang w:bidi="ar-SA"/>
              </w:rPr>
            </w:pPr>
            <w:r>
              <w:rPr>
                <w:b/>
                <w:lang w:bidi="ar-SA"/>
              </w:rPr>
              <w:t>Ref. #</w:t>
            </w:r>
          </w:p>
        </w:tc>
        <w:tc>
          <w:tcPr>
            <w:tcW w:w="6458"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Title</w:t>
            </w:r>
          </w:p>
        </w:tc>
        <w:tc>
          <w:tcPr>
            <w:tcW w:w="2091" w:type="dxa"/>
            <w:shd w:val="clear" w:color="auto" w:fill="E7E6E6" w:themeFill="background2"/>
            <w:vAlign w:val="center"/>
          </w:tcPr>
          <w:p w:rsidR="00A158C7" w:rsidRPr="00A158C7" w:rsidRDefault="00A158C7" w:rsidP="00D229A6">
            <w:pPr>
              <w:spacing w:before="60" w:after="60"/>
              <w:rPr>
                <w:b/>
                <w:lang w:bidi="ar-SA"/>
              </w:rPr>
            </w:pPr>
            <w:r w:rsidRPr="00A158C7">
              <w:rPr>
                <w:b/>
                <w:lang w:bidi="ar-SA"/>
              </w:rPr>
              <w:t>Version</w:t>
            </w:r>
          </w:p>
        </w:tc>
      </w:tr>
      <w:tr w:rsidR="00531B8C" w:rsidRPr="00A158C7" w:rsidTr="00B758D2">
        <w:tc>
          <w:tcPr>
            <w:tcW w:w="738" w:type="dxa"/>
            <w:shd w:val="clear" w:color="auto" w:fill="auto"/>
          </w:tcPr>
          <w:p w:rsidR="00531B8C" w:rsidRDefault="00531B8C" w:rsidP="00B758D2">
            <w:pPr>
              <w:jc w:val="center"/>
              <w:rPr>
                <w:lang w:bidi="ar-SA"/>
              </w:rPr>
            </w:pPr>
            <w:r>
              <w:rPr>
                <w:lang w:bidi="ar-SA"/>
              </w:rPr>
              <w:t>1</w:t>
            </w:r>
          </w:p>
        </w:tc>
        <w:tc>
          <w:tcPr>
            <w:tcW w:w="6458" w:type="dxa"/>
            <w:shd w:val="clear" w:color="auto" w:fill="auto"/>
          </w:tcPr>
          <w:p w:rsidR="00531B8C" w:rsidRDefault="00531B8C" w:rsidP="00B758D2">
            <w:pPr>
              <w:keepNext/>
            </w:pPr>
            <w:bookmarkStart w:id="118" w:name="_Ref313612389"/>
            <w:r>
              <w:t>AUTOSAR Specification of Memory Mapping (Link:</w:t>
            </w:r>
            <w:hyperlink r:id="rId35" w:history="1">
              <w:r w:rsidRPr="00F35C33">
                <w:rPr>
                  <w:rStyle w:val="Hyperlink"/>
                </w:rPr>
                <w:t>AUTOSAR_SWS_MemoryMapping.pdf</w:t>
              </w:r>
            </w:hyperlink>
            <w:r>
              <w:t>)</w:t>
            </w:r>
            <w:bookmarkEnd w:id="118"/>
          </w:p>
        </w:tc>
        <w:tc>
          <w:tcPr>
            <w:tcW w:w="2091" w:type="dxa"/>
            <w:shd w:val="clear" w:color="auto" w:fill="auto"/>
          </w:tcPr>
          <w:p w:rsidR="00531B8C" w:rsidRDefault="00531B8C" w:rsidP="00B758D2">
            <w:pPr>
              <w:rPr>
                <w:lang w:bidi="ar-SA"/>
              </w:rPr>
            </w:pPr>
            <w:r>
              <w:t>v1.3.0 R4.0 Rev 2</w:t>
            </w:r>
          </w:p>
        </w:tc>
      </w:tr>
      <w:tr w:rsidR="00531B8C" w:rsidRPr="00A158C7" w:rsidTr="00B758D2">
        <w:tc>
          <w:tcPr>
            <w:tcW w:w="738" w:type="dxa"/>
            <w:shd w:val="clear" w:color="auto" w:fill="auto"/>
          </w:tcPr>
          <w:p w:rsidR="00531B8C" w:rsidRDefault="00531B8C" w:rsidP="00B758D2">
            <w:pPr>
              <w:jc w:val="center"/>
              <w:rPr>
                <w:lang w:bidi="ar-SA"/>
              </w:rPr>
            </w:pPr>
            <w:r>
              <w:rPr>
                <w:lang w:bidi="ar-SA"/>
              </w:rPr>
              <w:t>2</w:t>
            </w:r>
          </w:p>
        </w:tc>
        <w:tc>
          <w:tcPr>
            <w:tcW w:w="6458" w:type="dxa"/>
            <w:shd w:val="clear" w:color="auto" w:fill="auto"/>
          </w:tcPr>
          <w:p w:rsidR="00531B8C" w:rsidRDefault="00531B8C" w:rsidP="00B758D2">
            <w:pPr>
              <w:rPr>
                <w:lang w:bidi="ar-SA"/>
              </w:rPr>
            </w:pPr>
            <w:r>
              <w:t xml:space="preserve">MDD Guideline </w:t>
            </w:r>
          </w:p>
        </w:tc>
        <w:tc>
          <w:tcPr>
            <w:tcW w:w="2091" w:type="dxa"/>
            <w:shd w:val="clear" w:color="auto" w:fill="auto"/>
          </w:tcPr>
          <w:p w:rsidR="00531B8C" w:rsidRDefault="00AC4CD8" w:rsidP="003C2407">
            <w:pPr>
              <w:rPr>
                <w:lang w:bidi="ar-SA"/>
              </w:rPr>
            </w:pPr>
            <w:r>
              <w:rPr>
                <w:lang w:bidi="ar-SA"/>
              </w:rPr>
              <w:t>EA4 01.00</w:t>
            </w:r>
            <w:r w:rsidR="00531B8C">
              <w:rPr>
                <w:lang w:bidi="ar-SA"/>
              </w:rPr>
              <w:t>.0</w:t>
            </w:r>
            <w:r w:rsidR="003C2407">
              <w:rPr>
                <w:lang w:bidi="ar-SA"/>
              </w:rPr>
              <w:t>1</w:t>
            </w:r>
          </w:p>
        </w:tc>
      </w:tr>
      <w:tr w:rsidR="00531B8C" w:rsidRPr="00A158C7" w:rsidTr="00B758D2">
        <w:tc>
          <w:tcPr>
            <w:tcW w:w="738" w:type="dxa"/>
            <w:shd w:val="clear" w:color="auto" w:fill="auto"/>
          </w:tcPr>
          <w:p w:rsidR="00531B8C" w:rsidRDefault="00531B8C" w:rsidP="00B758D2">
            <w:pPr>
              <w:jc w:val="center"/>
            </w:pPr>
            <w:r>
              <w:t>3</w:t>
            </w:r>
          </w:p>
        </w:tc>
        <w:tc>
          <w:tcPr>
            <w:tcW w:w="6458" w:type="dxa"/>
            <w:shd w:val="clear" w:color="auto" w:fill="auto"/>
          </w:tcPr>
          <w:p w:rsidR="00531B8C" w:rsidRDefault="00DF0DE3" w:rsidP="00B758D2">
            <w:pPr>
              <w:keepNext/>
            </w:pPr>
            <w:hyperlink r:id="rId36" w:history="1">
              <w:bookmarkStart w:id="119" w:name="_Ref335300243"/>
              <w:r w:rsidR="00531B8C" w:rsidRPr="00FC427F">
                <w:t>Software Naming Conventions.doc</w:t>
              </w:r>
              <w:bookmarkEnd w:id="119"/>
            </w:hyperlink>
          </w:p>
        </w:tc>
        <w:tc>
          <w:tcPr>
            <w:tcW w:w="2091" w:type="dxa"/>
            <w:shd w:val="clear" w:color="auto" w:fill="auto"/>
          </w:tcPr>
          <w:p w:rsidR="00531B8C" w:rsidRDefault="00531B8C" w:rsidP="00B758D2">
            <w:pPr>
              <w:rPr>
                <w:lang w:bidi="ar-SA"/>
              </w:rPr>
            </w:pPr>
            <w:r>
              <w:rPr>
                <w:lang w:bidi="ar-SA"/>
              </w:rPr>
              <w:t>1.0</w:t>
            </w:r>
          </w:p>
        </w:tc>
      </w:tr>
      <w:tr w:rsidR="00531B8C" w:rsidRPr="00A158C7" w:rsidTr="00B758D2">
        <w:tc>
          <w:tcPr>
            <w:tcW w:w="738" w:type="dxa"/>
            <w:shd w:val="clear" w:color="auto" w:fill="auto"/>
          </w:tcPr>
          <w:p w:rsidR="00531B8C" w:rsidRDefault="00531B8C" w:rsidP="00B758D2">
            <w:pPr>
              <w:jc w:val="center"/>
            </w:pPr>
            <w:r>
              <w:t>4</w:t>
            </w:r>
          </w:p>
        </w:tc>
        <w:bookmarkStart w:id="120" w:name="0AL0_1a67a9"/>
        <w:tc>
          <w:tcPr>
            <w:tcW w:w="6458" w:type="dxa"/>
            <w:shd w:val="clear" w:color="auto" w:fill="auto"/>
          </w:tcPr>
          <w:p w:rsidR="00531B8C" w:rsidRDefault="00531B8C" w:rsidP="00B758D2">
            <w:pPr>
              <w:keepNext/>
            </w:pPr>
            <w:r>
              <w:fldChar w:fldCharType="begin"/>
            </w:r>
            <w:r>
              <w:instrText xml:space="preserve"> HYPERLINK "http://eroom1.nexteer.com/eRoomReq/Files/erooms8/NextGeneration/0_1a67a9/Software%20Design%20and%20Coding%20Standards.doc" </w:instrText>
            </w:r>
            <w:r>
              <w:fldChar w:fldCharType="separate"/>
            </w:r>
            <w:r>
              <w:rPr>
                <w:rStyle w:val="Hyperlink"/>
                <w:rFonts w:ascii="Trebuchet MS" w:hAnsi="Trebuchet MS"/>
                <w:color w:val="3333CC"/>
                <w:sz w:val="18"/>
                <w:szCs w:val="18"/>
                <w:shd w:val="clear" w:color="auto" w:fill="F0F0F0"/>
              </w:rPr>
              <w:t>Software Design and Coding Standards.doc</w:t>
            </w:r>
            <w:r>
              <w:fldChar w:fldCharType="end"/>
            </w:r>
            <w:bookmarkEnd w:id="120"/>
          </w:p>
        </w:tc>
        <w:tc>
          <w:tcPr>
            <w:tcW w:w="2091" w:type="dxa"/>
            <w:shd w:val="clear" w:color="auto" w:fill="auto"/>
          </w:tcPr>
          <w:p w:rsidR="00531B8C" w:rsidRDefault="00531B8C" w:rsidP="003C2407">
            <w:pPr>
              <w:rPr>
                <w:lang w:bidi="ar-SA"/>
              </w:rPr>
            </w:pPr>
            <w:r>
              <w:rPr>
                <w:lang w:bidi="ar-SA"/>
              </w:rPr>
              <w:t>2.</w:t>
            </w:r>
            <w:r w:rsidR="003C2407">
              <w:rPr>
                <w:lang w:bidi="ar-SA"/>
              </w:rPr>
              <w:t>1</w:t>
            </w:r>
          </w:p>
        </w:tc>
      </w:tr>
    </w:tbl>
    <w:p w:rsidR="003A5B2A" w:rsidRDefault="003A5B2A">
      <w:pPr>
        <w:spacing w:after="0"/>
        <w:rPr>
          <w:rFonts w:ascii="Arial" w:hAnsi="Arial"/>
          <w:kern w:val="28"/>
          <w:sz w:val="24"/>
          <w:szCs w:val="20"/>
          <w:lang w:bidi="ar-SA"/>
        </w:rPr>
      </w:pPr>
    </w:p>
    <w:sectPr w:rsidR="003A5B2A" w:rsidSect="00866672">
      <w:headerReference w:type="default" r:id="rId37"/>
      <w:footerReference w:type="default" r:id="rId38"/>
      <w:pgSz w:w="12240" w:h="15840" w:code="1"/>
      <w:pgMar w:top="720" w:right="1152" w:bottom="720" w:left="1152" w:header="57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0DE3" w:rsidRDefault="00DF0DE3">
      <w:r>
        <w:separator/>
      </w:r>
    </w:p>
  </w:endnote>
  <w:endnote w:type="continuationSeparator" w:id="0">
    <w:p w:rsidR="00DF0DE3" w:rsidRDefault="00DF0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insideH w:val="none" w:sz="0" w:space="0" w:color="auto"/>
        <w:insideV w:val="none" w:sz="0" w:space="0" w:color="auto"/>
      </w:tblBorders>
      <w:tblLook w:val="04A0" w:firstRow="1" w:lastRow="0" w:firstColumn="1" w:lastColumn="0" w:noHBand="0" w:noVBand="1"/>
    </w:tblPr>
    <w:tblGrid>
      <w:gridCol w:w="3384"/>
      <w:gridCol w:w="3385"/>
      <w:gridCol w:w="3383"/>
    </w:tblGrid>
    <w:tr w:rsidR="00C8611F" w:rsidRPr="00B10816" w:rsidTr="00866672">
      <w:tc>
        <w:tcPr>
          <w:tcW w:w="1667" w:type="pct"/>
          <w:vAlign w:val="center"/>
        </w:tcPr>
        <w:p w:rsidR="00C8611F" w:rsidRPr="00B10816" w:rsidRDefault="00C8611F" w:rsidP="00B10816">
          <w:pPr>
            <w:pStyle w:val="Footer"/>
            <w:spacing w:after="0"/>
            <w:rPr>
              <w:sz w:val="16"/>
              <w:szCs w:val="16"/>
            </w:rPr>
          </w:pPr>
          <w:r w:rsidRPr="00B10816">
            <w:rPr>
              <w:sz w:val="16"/>
              <w:szCs w:val="16"/>
            </w:rPr>
            <w:t xml:space="preserve">Document: </w:t>
          </w:r>
          <w:r>
            <w:rPr>
              <w:sz w:val="16"/>
              <w:szCs w:val="16"/>
            </w:rPr>
            <w:fldChar w:fldCharType="begin"/>
          </w:r>
          <w:r>
            <w:rPr>
              <w:sz w:val="16"/>
              <w:szCs w:val="16"/>
            </w:rPr>
            <w:instrText xml:space="preserve"> DOCPROPERTY  "Document Version"  \* MERGEFORMAT </w:instrText>
          </w:r>
          <w:r>
            <w:rPr>
              <w:sz w:val="16"/>
              <w:szCs w:val="16"/>
            </w:rPr>
            <w:fldChar w:fldCharType="separate"/>
          </w:r>
          <w:r>
            <w:rPr>
              <w:sz w:val="16"/>
              <w:szCs w:val="16"/>
            </w:rPr>
            <w:t>SyncCrc</w:t>
          </w:r>
          <w:r>
            <w:rPr>
              <w:sz w:val="16"/>
              <w:szCs w:val="16"/>
            </w:rPr>
            <w:fldChar w:fldCharType="end"/>
          </w:r>
        </w:p>
        <w:p w:rsidR="00C8611F" w:rsidRPr="00B10816" w:rsidRDefault="00C8611F" w:rsidP="00AC4CD8">
          <w:pPr>
            <w:pStyle w:val="Footer"/>
            <w:spacing w:after="0"/>
            <w:rPr>
              <w:sz w:val="16"/>
              <w:szCs w:val="16"/>
            </w:rPr>
          </w:pPr>
          <w:r>
            <w:rPr>
              <w:sz w:val="16"/>
              <w:szCs w:val="16"/>
            </w:rPr>
            <w:t>Template:</w:t>
          </w:r>
          <w:r w:rsidRPr="00B10816">
            <w:rPr>
              <w:sz w:val="16"/>
              <w:szCs w:val="16"/>
            </w:rPr>
            <w:t xml:space="preserve"> </w:t>
          </w:r>
          <w:r>
            <w:rPr>
              <w:sz w:val="16"/>
              <w:szCs w:val="16"/>
            </w:rPr>
            <w:fldChar w:fldCharType="begin"/>
          </w:r>
          <w:r>
            <w:rPr>
              <w:sz w:val="16"/>
              <w:szCs w:val="16"/>
            </w:rPr>
            <w:instrText xml:space="preserve"> DOCPROPERTY  "Template Version"  \* MERGEFORMAT </w:instrText>
          </w:r>
          <w:r>
            <w:rPr>
              <w:sz w:val="16"/>
              <w:szCs w:val="16"/>
            </w:rPr>
            <w:fldChar w:fldCharType="separate"/>
          </w:r>
          <w:r>
            <w:rPr>
              <w:sz w:val="16"/>
              <w:szCs w:val="16"/>
            </w:rPr>
            <w:t>EA4 01.00.00</w:t>
          </w:r>
          <w:r>
            <w:rPr>
              <w:sz w:val="16"/>
              <w:szCs w:val="16"/>
            </w:rPr>
            <w:fldChar w:fldCharType="end"/>
          </w:r>
        </w:p>
      </w:tc>
      <w:tc>
        <w:tcPr>
          <w:tcW w:w="1667" w:type="pct"/>
          <w:vAlign w:val="center"/>
        </w:tcPr>
        <w:p w:rsidR="00C8611F" w:rsidRDefault="00C8611F" w:rsidP="00B10816">
          <w:pPr>
            <w:pStyle w:val="Footer"/>
            <w:spacing w:after="0"/>
            <w:jc w:val="center"/>
            <w:rPr>
              <w:sz w:val="16"/>
              <w:szCs w:val="16"/>
            </w:rPr>
          </w:pPr>
          <w:r>
            <w:rPr>
              <w:sz w:val="16"/>
              <w:szCs w:val="16"/>
            </w:rPr>
            <w:fldChar w:fldCharType="begin"/>
          </w:r>
          <w:r>
            <w:rPr>
              <w:sz w:val="16"/>
              <w:szCs w:val="16"/>
            </w:rPr>
            <w:instrText xml:space="preserve"> DOCPROPERTY  "Release Date"  \* MERGEFORMAT </w:instrText>
          </w:r>
          <w:r>
            <w:rPr>
              <w:sz w:val="16"/>
              <w:szCs w:val="16"/>
            </w:rPr>
            <w:fldChar w:fldCharType="separate"/>
          </w:r>
          <w:r>
            <w:rPr>
              <w:sz w:val="16"/>
              <w:szCs w:val="16"/>
            </w:rPr>
            <w:t>June 14, 2017</w:t>
          </w:r>
          <w:r>
            <w:rPr>
              <w:sz w:val="16"/>
              <w:szCs w:val="16"/>
            </w:rPr>
            <w:fldChar w:fldCharType="end"/>
          </w:r>
        </w:p>
        <w:p w:rsidR="00C8611F" w:rsidRPr="00B10816" w:rsidRDefault="00C8611F" w:rsidP="00B10816">
          <w:pPr>
            <w:pStyle w:val="Footer"/>
            <w:spacing w:after="0"/>
            <w:jc w:val="center"/>
            <w:rPr>
              <w:sz w:val="16"/>
              <w:szCs w:val="16"/>
            </w:rPr>
          </w:pPr>
          <w:r w:rsidRPr="00B10816">
            <w:rPr>
              <w:sz w:val="16"/>
              <w:szCs w:val="16"/>
            </w:rPr>
            <w:t xml:space="preserve">© </w:t>
          </w:r>
          <w:sdt>
            <w:sdtPr>
              <w:rPr>
                <w:sz w:val="16"/>
                <w:szCs w:val="16"/>
              </w:rPr>
              <w:alias w:val="Company"/>
              <w:tag w:val=""/>
              <w:id w:val="-1988849111"/>
              <w:dataBinding w:prefixMappings="xmlns:ns0='http://schemas.openxmlformats.org/officeDocument/2006/extended-properties' " w:xpath="/ns0:Properties[1]/ns0:Company[1]" w:storeItemID="{6668398D-A668-4E3E-A5EB-62B293D839F1}"/>
              <w:text/>
            </w:sdtPr>
            <w:sdtEndPr/>
            <w:sdtContent>
              <w:r w:rsidRPr="00B10816">
                <w:rPr>
                  <w:sz w:val="16"/>
                  <w:szCs w:val="16"/>
                </w:rPr>
                <w:t>Nexteer Automotive</w:t>
              </w:r>
            </w:sdtContent>
          </w:sdt>
        </w:p>
      </w:tc>
      <w:tc>
        <w:tcPr>
          <w:tcW w:w="1667" w:type="pct"/>
          <w:vAlign w:val="center"/>
        </w:tcPr>
        <w:sdt>
          <w:sdtPr>
            <w:rPr>
              <w:sz w:val="16"/>
              <w:szCs w:val="16"/>
            </w:rPr>
            <w:alias w:val="Title"/>
            <w:tag w:val=""/>
            <w:id w:val="-1806686059"/>
            <w:dataBinding w:prefixMappings="xmlns:ns0='http://purl.org/dc/elements/1.1/' xmlns:ns1='http://schemas.openxmlformats.org/package/2006/metadata/core-properties' " w:xpath="/ns1:coreProperties[1]/ns0:title[1]" w:storeItemID="{6C3C8BC8-F283-45AE-878A-BAB7291924A1}"/>
            <w:text/>
          </w:sdtPr>
          <w:sdtEndPr/>
          <w:sdtContent>
            <w:p w:rsidR="00C8611F" w:rsidRPr="00B10816" w:rsidRDefault="00C8611F" w:rsidP="00B10816">
              <w:pPr>
                <w:pStyle w:val="Footer"/>
                <w:spacing w:after="0"/>
                <w:jc w:val="right"/>
                <w:rPr>
                  <w:sz w:val="16"/>
                  <w:szCs w:val="16"/>
                </w:rPr>
              </w:pPr>
              <w:r>
                <w:rPr>
                  <w:sz w:val="16"/>
                  <w:szCs w:val="16"/>
                </w:rPr>
                <w:t>Module Design Document</w:t>
              </w:r>
            </w:p>
          </w:sdtContent>
        </w:sdt>
        <w:p w:rsidR="00C8611F" w:rsidRPr="00B10816" w:rsidRDefault="00C8611F" w:rsidP="00B10816">
          <w:pPr>
            <w:pStyle w:val="Footer"/>
            <w:spacing w:after="0"/>
            <w:jc w:val="right"/>
            <w:rPr>
              <w:sz w:val="16"/>
              <w:szCs w:val="16"/>
            </w:rPr>
          </w:pPr>
          <w:r w:rsidRPr="00B10816">
            <w:rPr>
              <w:sz w:val="16"/>
              <w:szCs w:val="16"/>
            </w:rPr>
            <w:t xml:space="preserve">Page </w:t>
          </w:r>
          <w:r w:rsidRPr="00B10816">
            <w:rPr>
              <w:b/>
              <w:sz w:val="16"/>
              <w:szCs w:val="16"/>
            </w:rPr>
            <w:fldChar w:fldCharType="begin"/>
          </w:r>
          <w:r w:rsidRPr="00B10816">
            <w:rPr>
              <w:b/>
              <w:sz w:val="16"/>
              <w:szCs w:val="16"/>
            </w:rPr>
            <w:instrText xml:space="preserve"> PAGE  \* Arabic  \* MERGEFORMAT </w:instrText>
          </w:r>
          <w:r w:rsidRPr="00B10816">
            <w:rPr>
              <w:b/>
              <w:sz w:val="16"/>
              <w:szCs w:val="16"/>
            </w:rPr>
            <w:fldChar w:fldCharType="separate"/>
          </w:r>
          <w:r w:rsidR="00EB57F7">
            <w:rPr>
              <w:b/>
              <w:noProof/>
              <w:sz w:val="16"/>
              <w:szCs w:val="16"/>
            </w:rPr>
            <w:t>1</w:t>
          </w:r>
          <w:r w:rsidRPr="00B10816">
            <w:rPr>
              <w:b/>
              <w:sz w:val="16"/>
              <w:szCs w:val="16"/>
            </w:rPr>
            <w:fldChar w:fldCharType="end"/>
          </w:r>
          <w:r w:rsidRPr="00B10816">
            <w:rPr>
              <w:sz w:val="16"/>
              <w:szCs w:val="16"/>
            </w:rPr>
            <w:t xml:space="preserve"> of </w:t>
          </w:r>
          <w:r w:rsidRPr="00B10816">
            <w:rPr>
              <w:b/>
              <w:sz w:val="16"/>
              <w:szCs w:val="16"/>
            </w:rPr>
            <w:fldChar w:fldCharType="begin"/>
          </w:r>
          <w:r w:rsidRPr="00B10816">
            <w:rPr>
              <w:b/>
              <w:sz w:val="16"/>
              <w:szCs w:val="16"/>
            </w:rPr>
            <w:instrText xml:space="preserve"> NUMPAGES  \* Arabic  \* MERGEFORMAT </w:instrText>
          </w:r>
          <w:r w:rsidRPr="00B10816">
            <w:rPr>
              <w:b/>
              <w:sz w:val="16"/>
              <w:szCs w:val="16"/>
            </w:rPr>
            <w:fldChar w:fldCharType="separate"/>
          </w:r>
          <w:r w:rsidR="00EB57F7">
            <w:rPr>
              <w:b/>
              <w:noProof/>
              <w:sz w:val="16"/>
              <w:szCs w:val="16"/>
            </w:rPr>
            <w:t>28</w:t>
          </w:r>
          <w:r w:rsidRPr="00B10816">
            <w:rPr>
              <w:b/>
              <w:sz w:val="16"/>
              <w:szCs w:val="16"/>
            </w:rPr>
            <w:fldChar w:fldCharType="end"/>
          </w:r>
        </w:p>
      </w:tc>
    </w:tr>
  </w:tbl>
  <w:p w:rsidR="00C8611F" w:rsidRPr="00B10816" w:rsidRDefault="00C8611F" w:rsidP="005476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0DE3" w:rsidRDefault="00DF0DE3">
      <w:r>
        <w:separator/>
      </w:r>
    </w:p>
  </w:footnote>
  <w:footnote w:type="continuationSeparator" w:id="0">
    <w:p w:rsidR="00DF0DE3" w:rsidRDefault="00DF0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30"/>
      <w:gridCol w:w="7222"/>
    </w:tblGrid>
    <w:tr w:rsidR="00C8611F" w:rsidRPr="008969C4" w:rsidTr="00866672">
      <w:trPr>
        <w:trHeight w:val="438"/>
      </w:trPr>
      <w:tc>
        <w:tcPr>
          <w:tcW w:w="1443" w:type="pct"/>
        </w:tcPr>
        <w:p w:rsidR="00C8611F" w:rsidRPr="008969C4" w:rsidRDefault="00C8611F" w:rsidP="00B10816">
          <w:pPr>
            <w:pStyle w:val="Header"/>
            <w:spacing w:after="0"/>
          </w:pPr>
          <w:r w:rsidRPr="008969C4">
            <w:rPr>
              <w:noProof/>
              <w:lang w:bidi="ar-SA"/>
            </w:rPr>
            <w:drawing>
              <wp:inline distT="0" distB="0" distL="0" distR="0" wp14:anchorId="13C59406" wp14:editId="1DCC6E24">
                <wp:extent cx="1066800" cy="438150"/>
                <wp:effectExtent l="0" t="0" r="0" b="0"/>
                <wp:docPr id="2"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6800" cy="438150"/>
                        </a:xfrm>
                        <a:prstGeom prst="rect">
                          <a:avLst/>
                        </a:prstGeom>
                        <a:noFill/>
                        <a:ln>
                          <a:noFill/>
                        </a:ln>
                      </pic:spPr>
                    </pic:pic>
                  </a:graphicData>
                </a:graphic>
              </wp:inline>
            </w:drawing>
          </w:r>
        </w:p>
      </w:tc>
      <w:tc>
        <w:tcPr>
          <w:tcW w:w="3557" w:type="pct"/>
          <w:vAlign w:val="center"/>
        </w:tcPr>
        <w:p w:rsidR="00C8611F" w:rsidRPr="00891F29" w:rsidRDefault="00C8611F" w:rsidP="00B10816">
          <w:pPr>
            <w:pStyle w:val="Header"/>
            <w:spacing w:after="0"/>
            <w:jc w:val="right"/>
            <w:rPr>
              <w:sz w:val="16"/>
              <w:szCs w:val="20"/>
            </w:rPr>
          </w:pPr>
          <w:r w:rsidRPr="00891F29">
            <w:rPr>
              <w:sz w:val="16"/>
              <w:szCs w:val="20"/>
            </w:rPr>
            <w:t>Nexteer Automotive Confidential Proprietary Information</w:t>
          </w:r>
        </w:p>
        <w:p w:rsidR="00C8611F" w:rsidRDefault="00C8611F" w:rsidP="00B10816">
          <w:pPr>
            <w:pStyle w:val="Header"/>
            <w:spacing w:after="0"/>
            <w:jc w:val="right"/>
            <w:rPr>
              <w:sz w:val="16"/>
              <w:szCs w:val="20"/>
            </w:rPr>
          </w:pPr>
          <w:r w:rsidRPr="00891F29">
            <w:rPr>
              <w:sz w:val="16"/>
              <w:szCs w:val="20"/>
            </w:rPr>
            <w:t>Do Not Copy/Distribute Without Prior Permission</w:t>
          </w:r>
        </w:p>
        <w:p w:rsidR="00C8611F" w:rsidRPr="008969C4" w:rsidRDefault="00C8611F" w:rsidP="00B10816">
          <w:pPr>
            <w:pStyle w:val="Header"/>
            <w:spacing w:after="0"/>
            <w:jc w:val="right"/>
            <w:rPr>
              <w:szCs w:val="20"/>
            </w:rPr>
          </w:pPr>
          <w:r w:rsidRPr="000B0DB8">
            <w:rPr>
              <w:sz w:val="16"/>
              <w:szCs w:val="20"/>
            </w:rPr>
            <w:t>This Document Is Uncontrolled When Printed – Verify Version Before Use</w:t>
          </w:r>
        </w:p>
      </w:tc>
    </w:tr>
  </w:tbl>
  <w:p w:rsidR="00C8611F" w:rsidRDefault="00C8611F">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F4838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DC6B5B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2E085D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D2AFEE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64AE6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4BE2A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E382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38C7C0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C0221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3AA61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00894"/>
    <w:multiLevelType w:val="hybridMultilevel"/>
    <w:tmpl w:val="AF70F1AA"/>
    <w:lvl w:ilvl="0" w:tplc="04090007">
      <w:start w:val="1"/>
      <w:numFmt w:val="bullet"/>
      <w:lvlText w:val=""/>
      <w:lvlJc w:val="left"/>
      <w:pPr>
        <w:tabs>
          <w:tab w:val="num" w:pos="720"/>
        </w:tabs>
        <w:ind w:left="720"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D5003D"/>
    <w:multiLevelType w:val="hybridMultilevel"/>
    <w:tmpl w:val="6F906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lvlText w:val="Appendix %7  "/>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8FD2F18"/>
    <w:multiLevelType w:val="multilevel"/>
    <w:tmpl w:val="EC2014D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17"/>
        </w:tabs>
        <w:ind w:left="1017" w:hanging="567"/>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4A978CB"/>
    <w:multiLevelType w:val="hybridMultilevel"/>
    <w:tmpl w:val="9E886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2"/>
  </w:num>
  <w:num w:numId="14">
    <w:abstractNumId w:val="10"/>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vin Smith">
    <w15:presenceInfo w15:providerId="AD" w15:userId="S-1-5-21-1993528211-2586143117-3253031534-7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ttachedTemplate r:id="rId1"/>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trackRevisions/>
  <w:defaultTabStop w:val="864"/>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321C"/>
    <w:rsid w:val="000040A2"/>
    <w:rsid w:val="00007584"/>
    <w:rsid w:val="00010BFD"/>
    <w:rsid w:val="00015232"/>
    <w:rsid w:val="000201AB"/>
    <w:rsid w:val="00030567"/>
    <w:rsid w:val="00030607"/>
    <w:rsid w:val="000318E7"/>
    <w:rsid w:val="0004234C"/>
    <w:rsid w:val="000515DF"/>
    <w:rsid w:val="000558D3"/>
    <w:rsid w:val="000573ED"/>
    <w:rsid w:val="00057E0F"/>
    <w:rsid w:val="00063A7A"/>
    <w:rsid w:val="0006733C"/>
    <w:rsid w:val="000718C3"/>
    <w:rsid w:val="00076DD2"/>
    <w:rsid w:val="00096B85"/>
    <w:rsid w:val="000A5FB2"/>
    <w:rsid w:val="000B01C4"/>
    <w:rsid w:val="000B0DB8"/>
    <w:rsid w:val="000B37D5"/>
    <w:rsid w:val="000B5C1E"/>
    <w:rsid w:val="000B6648"/>
    <w:rsid w:val="000D55D2"/>
    <w:rsid w:val="000E0B71"/>
    <w:rsid w:val="000E102A"/>
    <w:rsid w:val="000E3512"/>
    <w:rsid w:val="000E548A"/>
    <w:rsid w:val="00101127"/>
    <w:rsid w:val="00102C25"/>
    <w:rsid w:val="00105535"/>
    <w:rsid w:val="00105C99"/>
    <w:rsid w:val="001063C7"/>
    <w:rsid w:val="00107593"/>
    <w:rsid w:val="00113021"/>
    <w:rsid w:val="00114319"/>
    <w:rsid w:val="001161D2"/>
    <w:rsid w:val="00117FDF"/>
    <w:rsid w:val="001218BE"/>
    <w:rsid w:val="001278D4"/>
    <w:rsid w:val="00133350"/>
    <w:rsid w:val="00135743"/>
    <w:rsid w:val="001449F2"/>
    <w:rsid w:val="00144BD1"/>
    <w:rsid w:val="00145E51"/>
    <w:rsid w:val="00147B79"/>
    <w:rsid w:val="00152830"/>
    <w:rsid w:val="00180DD1"/>
    <w:rsid w:val="00181748"/>
    <w:rsid w:val="001833C5"/>
    <w:rsid w:val="00186C07"/>
    <w:rsid w:val="0019241F"/>
    <w:rsid w:val="00194117"/>
    <w:rsid w:val="00196283"/>
    <w:rsid w:val="001A069D"/>
    <w:rsid w:val="001A6A75"/>
    <w:rsid w:val="001B11CC"/>
    <w:rsid w:val="001B1516"/>
    <w:rsid w:val="001B15E2"/>
    <w:rsid w:val="001B4CA5"/>
    <w:rsid w:val="001B716A"/>
    <w:rsid w:val="001C3CBB"/>
    <w:rsid w:val="001D2F1D"/>
    <w:rsid w:val="001D6053"/>
    <w:rsid w:val="001E4877"/>
    <w:rsid w:val="001F0A02"/>
    <w:rsid w:val="001F7A45"/>
    <w:rsid w:val="00203950"/>
    <w:rsid w:val="00206564"/>
    <w:rsid w:val="00210877"/>
    <w:rsid w:val="00213F47"/>
    <w:rsid w:val="00216E0A"/>
    <w:rsid w:val="00217199"/>
    <w:rsid w:val="0022572C"/>
    <w:rsid w:val="00226086"/>
    <w:rsid w:val="002366F0"/>
    <w:rsid w:val="00237876"/>
    <w:rsid w:val="00241551"/>
    <w:rsid w:val="00246432"/>
    <w:rsid w:val="00246474"/>
    <w:rsid w:val="00246930"/>
    <w:rsid w:val="00250F0A"/>
    <w:rsid w:val="002518E0"/>
    <w:rsid w:val="00252485"/>
    <w:rsid w:val="002540D9"/>
    <w:rsid w:val="00256656"/>
    <w:rsid w:val="00256D7F"/>
    <w:rsid w:val="00260133"/>
    <w:rsid w:val="00273742"/>
    <w:rsid w:val="00273A0B"/>
    <w:rsid w:val="0028321C"/>
    <w:rsid w:val="002905EB"/>
    <w:rsid w:val="002A37C4"/>
    <w:rsid w:val="002A3DCD"/>
    <w:rsid w:val="002A4407"/>
    <w:rsid w:val="002A46ED"/>
    <w:rsid w:val="002A6127"/>
    <w:rsid w:val="002B094F"/>
    <w:rsid w:val="002B1587"/>
    <w:rsid w:val="002B2B02"/>
    <w:rsid w:val="002B6E4E"/>
    <w:rsid w:val="002B7D4B"/>
    <w:rsid w:val="002C4F02"/>
    <w:rsid w:val="002D2079"/>
    <w:rsid w:val="002D3046"/>
    <w:rsid w:val="002D4CF3"/>
    <w:rsid w:val="002D7089"/>
    <w:rsid w:val="002D7C01"/>
    <w:rsid w:val="002E08B6"/>
    <w:rsid w:val="002E0FEE"/>
    <w:rsid w:val="002E3467"/>
    <w:rsid w:val="002E4849"/>
    <w:rsid w:val="002E7E59"/>
    <w:rsid w:val="00307A0F"/>
    <w:rsid w:val="00312179"/>
    <w:rsid w:val="003129E3"/>
    <w:rsid w:val="00314939"/>
    <w:rsid w:val="003267EF"/>
    <w:rsid w:val="00326A13"/>
    <w:rsid w:val="00327A5B"/>
    <w:rsid w:val="00330ED1"/>
    <w:rsid w:val="003313B5"/>
    <w:rsid w:val="0034184E"/>
    <w:rsid w:val="00341ED6"/>
    <w:rsid w:val="00347652"/>
    <w:rsid w:val="00361921"/>
    <w:rsid w:val="00362B86"/>
    <w:rsid w:val="00362CE5"/>
    <w:rsid w:val="00364BF7"/>
    <w:rsid w:val="00364F00"/>
    <w:rsid w:val="003849A4"/>
    <w:rsid w:val="00385119"/>
    <w:rsid w:val="00387BF4"/>
    <w:rsid w:val="00393DBF"/>
    <w:rsid w:val="003A5B2A"/>
    <w:rsid w:val="003B4A55"/>
    <w:rsid w:val="003C2407"/>
    <w:rsid w:val="003D456D"/>
    <w:rsid w:val="003F18D9"/>
    <w:rsid w:val="003F3205"/>
    <w:rsid w:val="00405E64"/>
    <w:rsid w:val="00410E30"/>
    <w:rsid w:val="00411D95"/>
    <w:rsid w:val="004147D1"/>
    <w:rsid w:val="00431255"/>
    <w:rsid w:val="00436F3E"/>
    <w:rsid w:val="004377FE"/>
    <w:rsid w:val="00444F99"/>
    <w:rsid w:val="004526E6"/>
    <w:rsid w:val="004538E2"/>
    <w:rsid w:val="00453CBC"/>
    <w:rsid w:val="00460D68"/>
    <w:rsid w:val="004610FA"/>
    <w:rsid w:val="00462B18"/>
    <w:rsid w:val="00462D3A"/>
    <w:rsid w:val="00467BB2"/>
    <w:rsid w:val="00470C0A"/>
    <w:rsid w:val="00480A9D"/>
    <w:rsid w:val="00482BAD"/>
    <w:rsid w:val="004863BF"/>
    <w:rsid w:val="004907B4"/>
    <w:rsid w:val="00496E7C"/>
    <w:rsid w:val="00497491"/>
    <w:rsid w:val="004A0EA5"/>
    <w:rsid w:val="004A3AD6"/>
    <w:rsid w:val="004C1331"/>
    <w:rsid w:val="004C6F4C"/>
    <w:rsid w:val="004D0FAD"/>
    <w:rsid w:val="004D5D37"/>
    <w:rsid w:val="004E39D0"/>
    <w:rsid w:val="004F3C64"/>
    <w:rsid w:val="004F4133"/>
    <w:rsid w:val="00507960"/>
    <w:rsid w:val="00510DB3"/>
    <w:rsid w:val="00514FCB"/>
    <w:rsid w:val="005200B6"/>
    <w:rsid w:val="00527EC6"/>
    <w:rsid w:val="00531B8C"/>
    <w:rsid w:val="0053510E"/>
    <w:rsid w:val="005366FA"/>
    <w:rsid w:val="00540486"/>
    <w:rsid w:val="00540749"/>
    <w:rsid w:val="00541D9D"/>
    <w:rsid w:val="00541E2D"/>
    <w:rsid w:val="0054769F"/>
    <w:rsid w:val="00551E95"/>
    <w:rsid w:val="00553CD9"/>
    <w:rsid w:val="00555AA0"/>
    <w:rsid w:val="00580C6B"/>
    <w:rsid w:val="00585674"/>
    <w:rsid w:val="0058629C"/>
    <w:rsid w:val="0058758A"/>
    <w:rsid w:val="00591CEF"/>
    <w:rsid w:val="00592519"/>
    <w:rsid w:val="005955D1"/>
    <w:rsid w:val="005A1C6A"/>
    <w:rsid w:val="005A3EDE"/>
    <w:rsid w:val="005A77EF"/>
    <w:rsid w:val="005B0D1A"/>
    <w:rsid w:val="005B3586"/>
    <w:rsid w:val="005B6300"/>
    <w:rsid w:val="005B6345"/>
    <w:rsid w:val="005C3AC2"/>
    <w:rsid w:val="005C5648"/>
    <w:rsid w:val="005C6795"/>
    <w:rsid w:val="005C7490"/>
    <w:rsid w:val="005D297B"/>
    <w:rsid w:val="005E1F2C"/>
    <w:rsid w:val="005E4680"/>
    <w:rsid w:val="005E57D6"/>
    <w:rsid w:val="005E61CD"/>
    <w:rsid w:val="005F2D10"/>
    <w:rsid w:val="005F3880"/>
    <w:rsid w:val="00600104"/>
    <w:rsid w:val="00600C6A"/>
    <w:rsid w:val="00601D3E"/>
    <w:rsid w:val="0060359A"/>
    <w:rsid w:val="006041A1"/>
    <w:rsid w:val="006114E3"/>
    <w:rsid w:val="00614D08"/>
    <w:rsid w:val="006171B3"/>
    <w:rsid w:val="006224AE"/>
    <w:rsid w:val="00627190"/>
    <w:rsid w:val="00633FE1"/>
    <w:rsid w:val="00635297"/>
    <w:rsid w:val="006374FA"/>
    <w:rsid w:val="00646455"/>
    <w:rsid w:val="00660449"/>
    <w:rsid w:val="00665E4E"/>
    <w:rsid w:val="00667AE7"/>
    <w:rsid w:val="00673A6E"/>
    <w:rsid w:val="0067654E"/>
    <w:rsid w:val="006811FF"/>
    <w:rsid w:val="00681E5A"/>
    <w:rsid w:val="006845E9"/>
    <w:rsid w:val="00686ED4"/>
    <w:rsid w:val="0069657C"/>
    <w:rsid w:val="006A61EA"/>
    <w:rsid w:val="006A7C28"/>
    <w:rsid w:val="006B5229"/>
    <w:rsid w:val="006B5F56"/>
    <w:rsid w:val="006C12CB"/>
    <w:rsid w:val="006C2D7D"/>
    <w:rsid w:val="006D005B"/>
    <w:rsid w:val="006D634C"/>
    <w:rsid w:val="006E1C97"/>
    <w:rsid w:val="006E513F"/>
    <w:rsid w:val="006F2855"/>
    <w:rsid w:val="006F3CF4"/>
    <w:rsid w:val="00702C1E"/>
    <w:rsid w:val="00704A11"/>
    <w:rsid w:val="00707BA6"/>
    <w:rsid w:val="00715441"/>
    <w:rsid w:val="007219DD"/>
    <w:rsid w:val="00722EA8"/>
    <w:rsid w:val="00725671"/>
    <w:rsid w:val="00727610"/>
    <w:rsid w:val="00737A19"/>
    <w:rsid w:val="00751961"/>
    <w:rsid w:val="0075721A"/>
    <w:rsid w:val="00765195"/>
    <w:rsid w:val="00767585"/>
    <w:rsid w:val="00770295"/>
    <w:rsid w:val="00773CA8"/>
    <w:rsid w:val="00774DA2"/>
    <w:rsid w:val="00784FF5"/>
    <w:rsid w:val="00786BDF"/>
    <w:rsid w:val="007A2CEC"/>
    <w:rsid w:val="007A3BEB"/>
    <w:rsid w:val="007A3D19"/>
    <w:rsid w:val="007B71B8"/>
    <w:rsid w:val="007C0067"/>
    <w:rsid w:val="007C3A2E"/>
    <w:rsid w:val="007C4554"/>
    <w:rsid w:val="007C4A1B"/>
    <w:rsid w:val="007C4B48"/>
    <w:rsid w:val="007D326F"/>
    <w:rsid w:val="007E00D7"/>
    <w:rsid w:val="007E0373"/>
    <w:rsid w:val="007E1C02"/>
    <w:rsid w:val="007E4EF4"/>
    <w:rsid w:val="007E625F"/>
    <w:rsid w:val="007E6421"/>
    <w:rsid w:val="007F746C"/>
    <w:rsid w:val="008068A5"/>
    <w:rsid w:val="008119C7"/>
    <w:rsid w:val="0082092D"/>
    <w:rsid w:val="00820AE5"/>
    <w:rsid w:val="0082456E"/>
    <w:rsid w:val="0082534B"/>
    <w:rsid w:val="00832905"/>
    <w:rsid w:val="00836552"/>
    <w:rsid w:val="0084406F"/>
    <w:rsid w:val="0084459F"/>
    <w:rsid w:val="00847EDF"/>
    <w:rsid w:val="00862735"/>
    <w:rsid w:val="0086466A"/>
    <w:rsid w:val="00865ACA"/>
    <w:rsid w:val="00866672"/>
    <w:rsid w:val="00866C6E"/>
    <w:rsid w:val="00871C89"/>
    <w:rsid w:val="008721B1"/>
    <w:rsid w:val="008721C3"/>
    <w:rsid w:val="00881135"/>
    <w:rsid w:val="00881279"/>
    <w:rsid w:val="00891F29"/>
    <w:rsid w:val="008943A3"/>
    <w:rsid w:val="00895757"/>
    <w:rsid w:val="008969C4"/>
    <w:rsid w:val="00897591"/>
    <w:rsid w:val="008A0BF7"/>
    <w:rsid w:val="008A1CA9"/>
    <w:rsid w:val="008A3325"/>
    <w:rsid w:val="008A3DEA"/>
    <w:rsid w:val="008B2A08"/>
    <w:rsid w:val="008B45BE"/>
    <w:rsid w:val="008C31B1"/>
    <w:rsid w:val="008C3411"/>
    <w:rsid w:val="008C4FBE"/>
    <w:rsid w:val="008C6874"/>
    <w:rsid w:val="008D1A6A"/>
    <w:rsid w:val="008D3DCA"/>
    <w:rsid w:val="008D69B7"/>
    <w:rsid w:val="008F09CA"/>
    <w:rsid w:val="008F11FD"/>
    <w:rsid w:val="008F1C9A"/>
    <w:rsid w:val="008F38B3"/>
    <w:rsid w:val="008F402B"/>
    <w:rsid w:val="008F4A9B"/>
    <w:rsid w:val="008F7506"/>
    <w:rsid w:val="009017D0"/>
    <w:rsid w:val="00905396"/>
    <w:rsid w:val="00912AE0"/>
    <w:rsid w:val="0091328D"/>
    <w:rsid w:val="009132C7"/>
    <w:rsid w:val="0091423E"/>
    <w:rsid w:val="00921DE0"/>
    <w:rsid w:val="009253B7"/>
    <w:rsid w:val="00926383"/>
    <w:rsid w:val="0092752F"/>
    <w:rsid w:val="00930893"/>
    <w:rsid w:val="009318C4"/>
    <w:rsid w:val="009358E8"/>
    <w:rsid w:val="00942D04"/>
    <w:rsid w:val="00945677"/>
    <w:rsid w:val="00947A9A"/>
    <w:rsid w:val="00947EA9"/>
    <w:rsid w:val="00957855"/>
    <w:rsid w:val="00964105"/>
    <w:rsid w:val="009643A3"/>
    <w:rsid w:val="00970DBB"/>
    <w:rsid w:val="0097381A"/>
    <w:rsid w:val="009839AF"/>
    <w:rsid w:val="009877AA"/>
    <w:rsid w:val="00992EB9"/>
    <w:rsid w:val="009B0C02"/>
    <w:rsid w:val="009B754B"/>
    <w:rsid w:val="009C5629"/>
    <w:rsid w:val="009C5E90"/>
    <w:rsid w:val="009C71A3"/>
    <w:rsid w:val="009C7F7D"/>
    <w:rsid w:val="009D1773"/>
    <w:rsid w:val="009D493A"/>
    <w:rsid w:val="009E371E"/>
    <w:rsid w:val="009E6A87"/>
    <w:rsid w:val="009F3119"/>
    <w:rsid w:val="00A049EB"/>
    <w:rsid w:val="00A05B7E"/>
    <w:rsid w:val="00A158C7"/>
    <w:rsid w:val="00A25B61"/>
    <w:rsid w:val="00A34A47"/>
    <w:rsid w:val="00A365F0"/>
    <w:rsid w:val="00A37E34"/>
    <w:rsid w:val="00A531FA"/>
    <w:rsid w:val="00A639FF"/>
    <w:rsid w:val="00A6463B"/>
    <w:rsid w:val="00A656E4"/>
    <w:rsid w:val="00A71A73"/>
    <w:rsid w:val="00A72ADF"/>
    <w:rsid w:val="00A75159"/>
    <w:rsid w:val="00A75452"/>
    <w:rsid w:val="00A85DD5"/>
    <w:rsid w:val="00A861E5"/>
    <w:rsid w:val="00A90F28"/>
    <w:rsid w:val="00A92EE5"/>
    <w:rsid w:val="00A96773"/>
    <w:rsid w:val="00AA0C8A"/>
    <w:rsid w:val="00AA2199"/>
    <w:rsid w:val="00AA3A38"/>
    <w:rsid w:val="00AA61A8"/>
    <w:rsid w:val="00AB1565"/>
    <w:rsid w:val="00AB200C"/>
    <w:rsid w:val="00AB2785"/>
    <w:rsid w:val="00AC1BE0"/>
    <w:rsid w:val="00AC2B5D"/>
    <w:rsid w:val="00AC40DF"/>
    <w:rsid w:val="00AC4A58"/>
    <w:rsid w:val="00AC4CD8"/>
    <w:rsid w:val="00AC6E5E"/>
    <w:rsid w:val="00AD135E"/>
    <w:rsid w:val="00AD1F0E"/>
    <w:rsid w:val="00AD3866"/>
    <w:rsid w:val="00AD3DBF"/>
    <w:rsid w:val="00AE0435"/>
    <w:rsid w:val="00AE0DCB"/>
    <w:rsid w:val="00AE41D4"/>
    <w:rsid w:val="00AE55D3"/>
    <w:rsid w:val="00AE5C76"/>
    <w:rsid w:val="00AE730D"/>
    <w:rsid w:val="00AF6550"/>
    <w:rsid w:val="00AF6D2A"/>
    <w:rsid w:val="00AF7DDD"/>
    <w:rsid w:val="00B0024F"/>
    <w:rsid w:val="00B10816"/>
    <w:rsid w:val="00B11BE8"/>
    <w:rsid w:val="00B154E6"/>
    <w:rsid w:val="00B21802"/>
    <w:rsid w:val="00B25D10"/>
    <w:rsid w:val="00B35242"/>
    <w:rsid w:val="00B35F84"/>
    <w:rsid w:val="00B52330"/>
    <w:rsid w:val="00B557BA"/>
    <w:rsid w:val="00B5628C"/>
    <w:rsid w:val="00B629B6"/>
    <w:rsid w:val="00B647EA"/>
    <w:rsid w:val="00B72FDD"/>
    <w:rsid w:val="00B758D2"/>
    <w:rsid w:val="00B81B39"/>
    <w:rsid w:val="00B81C1B"/>
    <w:rsid w:val="00B85D5F"/>
    <w:rsid w:val="00B92F19"/>
    <w:rsid w:val="00B954C0"/>
    <w:rsid w:val="00B9722C"/>
    <w:rsid w:val="00BA089B"/>
    <w:rsid w:val="00BA0D62"/>
    <w:rsid w:val="00BA5041"/>
    <w:rsid w:val="00BA7BCD"/>
    <w:rsid w:val="00BB166E"/>
    <w:rsid w:val="00BB4210"/>
    <w:rsid w:val="00BC45C7"/>
    <w:rsid w:val="00BC6B0F"/>
    <w:rsid w:val="00BD17E2"/>
    <w:rsid w:val="00BD2498"/>
    <w:rsid w:val="00BD29F5"/>
    <w:rsid w:val="00BD7322"/>
    <w:rsid w:val="00BE7F06"/>
    <w:rsid w:val="00BF5242"/>
    <w:rsid w:val="00C0276C"/>
    <w:rsid w:val="00C04F32"/>
    <w:rsid w:val="00C145F2"/>
    <w:rsid w:val="00C22A00"/>
    <w:rsid w:val="00C2356B"/>
    <w:rsid w:val="00C373E0"/>
    <w:rsid w:val="00C375E8"/>
    <w:rsid w:val="00C53F02"/>
    <w:rsid w:val="00C54CBD"/>
    <w:rsid w:val="00C62193"/>
    <w:rsid w:val="00C642B0"/>
    <w:rsid w:val="00C64761"/>
    <w:rsid w:val="00C70668"/>
    <w:rsid w:val="00C71EF8"/>
    <w:rsid w:val="00C728E9"/>
    <w:rsid w:val="00C7430F"/>
    <w:rsid w:val="00C74FE6"/>
    <w:rsid w:val="00C77D0E"/>
    <w:rsid w:val="00C8041D"/>
    <w:rsid w:val="00C845F5"/>
    <w:rsid w:val="00C8611F"/>
    <w:rsid w:val="00C93030"/>
    <w:rsid w:val="00CA5A53"/>
    <w:rsid w:val="00CA5BBE"/>
    <w:rsid w:val="00CA738D"/>
    <w:rsid w:val="00CB03C3"/>
    <w:rsid w:val="00CB0B31"/>
    <w:rsid w:val="00CB724F"/>
    <w:rsid w:val="00CC44B7"/>
    <w:rsid w:val="00CC6EFC"/>
    <w:rsid w:val="00CE1AE1"/>
    <w:rsid w:val="00CE3348"/>
    <w:rsid w:val="00CF089D"/>
    <w:rsid w:val="00CF0E43"/>
    <w:rsid w:val="00CF107F"/>
    <w:rsid w:val="00CF2A9A"/>
    <w:rsid w:val="00CF5BE3"/>
    <w:rsid w:val="00D00A39"/>
    <w:rsid w:val="00D16229"/>
    <w:rsid w:val="00D229A6"/>
    <w:rsid w:val="00D23CB7"/>
    <w:rsid w:val="00D26802"/>
    <w:rsid w:val="00D30924"/>
    <w:rsid w:val="00D4065B"/>
    <w:rsid w:val="00D42EF2"/>
    <w:rsid w:val="00D437CA"/>
    <w:rsid w:val="00D443E7"/>
    <w:rsid w:val="00D51275"/>
    <w:rsid w:val="00D57071"/>
    <w:rsid w:val="00D57F9F"/>
    <w:rsid w:val="00D60445"/>
    <w:rsid w:val="00D70B1D"/>
    <w:rsid w:val="00D721F3"/>
    <w:rsid w:val="00D757BC"/>
    <w:rsid w:val="00D762B8"/>
    <w:rsid w:val="00D775AC"/>
    <w:rsid w:val="00D77952"/>
    <w:rsid w:val="00D8298E"/>
    <w:rsid w:val="00DA5C5C"/>
    <w:rsid w:val="00DB0311"/>
    <w:rsid w:val="00DB1985"/>
    <w:rsid w:val="00DB213C"/>
    <w:rsid w:val="00DB3C1D"/>
    <w:rsid w:val="00DC0959"/>
    <w:rsid w:val="00DC598C"/>
    <w:rsid w:val="00DD3B65"/>
    <w:rsid w:val="00DE23CE"/>
    <w:rsid w:val="00DE2FDE"/>
    <w:rsid w:val="00DF0DE3"/>
    <w:rsid w:val="00DF4415"/>
    <w:rsid w:val="00E020FC"/>
    <w:rsid w:val="00E02ABF"/>
    <w:rsid w:val="00E03151"/>
    <w:rsid w:val="00E044C8"/>
    <w:rsid w:val="00E16D14"/>
    <w:rsid w:val="00E176AB"/>
    <w:rsid w:val="00E23E66"/>
    <w:rsid w:val="00E31AE9"/>
    <w:rsid w:val="00E3395D"/>
    <w:rsid w:val="00E34863"/>
    <w:rsid w:val="00E35A9F"/>
    <w:rsid w:val="00E3609B"/>
    <w:rsid w:val="00E36420"/>
    <w:rsid w:val="00E46EBF"/>
    <w:rsid w:val="00E51408"/>
    <w:rsid w:val="00E52161"/>
    <w:rsid w:val="00E54498"/>
    <w:rsid w:val="00E61FD9"/>
    <w:rsid w:val="00E6360E"/>
    <w:rsid w:val="00E6550B"/>
    <w:rsid w:val="00E9004B"/>
    <w:rsid w:val="00EB1228"/>
    <w:rsid w:val="00EB57F7"/>
    <w:rsid w:val="00ED3D2B"/>
    <w:rsid w:val="00EE263E"/>
    <w:rsid w:val="00EE26AB"/>
    <w:rsid w:val="00EE3BBC"/>
    <w:rsid w:val="00EE525E"/>
    <w:rsid w:val="00EF190F"/>
    <w:rsid w:val="00F07BC0"/>
    <w:rsid w:val="00F1257A"/>
    <w:rsid w:val="00F125A2"/>
    <w:rsid w:val="00F204F4"/>
    <w:rsid w:val="00F33BD1"/>
    <w:rsid w:val="00F36729"/>
    <w:rsid w:val="00F36CC2"/>
    <w:rsid w:val="00F417BB"/>
    <w:rsid w:val="00F4318C"/>
    <w:rsid w:val="00F43F8E"/>
    <w:rsid w:val="00F51C8D"/>
    <w:rsid w:val="00F56F9A"/>
    <w:rsid w:val="00F602B0"/>
    <w:rsid w:val="00F651F5"/>
    <w:rsid w:val="00F727CE"/>
    <w:rsid w:val="00F737FE"/>
    <w:rsid w:val="00F90FCC"/>
    <w:rsid w:val="00F91518"/>
    <w:rsid w:val="00F95E33"/>
    <w:rsid w:val="00FB39DC"/>
    <w:rsid w:val="00FB4795"/>
    <w:rsid w:val="00FC02CC"/>
    <w:rsid w:val="00FC45EA"/>
    <w:rsid w:val="00FC5A02"/>
    <w:rsid w:val="00FD293C"/>
    <w:rsid w:val="00FD60F0"/>
    <w:rsid w:val="00FE5DF5"/>
    <w:rsid w:val="00FF0123"/>
    <w:rsid w:val="00FF0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4F8CFA"/>
  <w15:docId w15:val="{7462F886-0EC2-4B1F-93DA-9308B2210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qFormat="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A5B2A"/>
    <w:pPr>
      <w:spacing w:after="120"/>
    </w:pPr>
    <w:rPr>
      <w:rFonts w:ascii="Calibri" w:hAnsi="Calibri"/>
      <w:szCs w:val="24"/>
      <w:lang w:val="en-US" w:eastAsia="en-US" w:bidi="ur-PK"/>
    </w:rPr>
  </w:style>
  <w:style w:type="paragraph" w:styleId="Heading1">
    <w:name w:val="heading 1"/>
    <w:next w:val="Normal"/>
    <w:qFormat/>
    <w:rsid w:val="000B37D5"/>
    <w:pPr>
      <w:pageBreakBefore/>
      <w:widowControl w:val="0"/>
      <w:numPr>
        <w:numId w:val="11"/>
      </w:numPr>
      <w:spacing w:after="240"/>
      <w:outlineLvl w:val="0"/>
    </w:pPr>
    <w:rPr>
      <w:rFonts w:ascii="Arial" w:hAnsi="Arial"/>
      <w:b/>
      <w:kern w:val="28"/>
      <w:sz w:val="32"/>
      <w:lang w:val="en-US" w:eastAsia="en-US"/>
    </w:rPr>
  </w:style>
  <w:style w:type="paragraph" w:styleId="Heading2">
    <w:name w:val="heading 2"/>
    <w:basedOn w:val="Heading1"/>
    <w:next w:val="Normal"/>
    <w:autoRedefine/>
    <w:qFormat/>
    <w:rsid w:val="000B37D5"/>
    <w:pPr>
      <w:keepNext/>
      <w:pageBreakBefore w:val="0"/>
      <w:numPr>
        <w:ilvl w:val="1"/>
      </w:numPr>
      <w:spacing w:before="240"/>
      <w:outlineLvl w:val="1"/>
    </w:pPr>
    <w:rPr>
      <w:sz w:val="28"/>
    </w:rPr>
  </w:style>
  <w:style w:type="paragraph" w:styleId="Heading3">
    <w:name w:val="heading 3"/>
    <w:basedOn w:val="Heading2"/>
    <w:next w:val="Normal"/>
    <w:autoRedefine/>
    <w:qFormat/>
    <w:rsid w:val="003A5B2A"/>
    <w:pPr>
      <w:numPr>
        <w:ilvl w:val="2"/>
      </w:numPr>
      <w:tabs>
        <w:tab w:val="left" w:pos="864"/>
      </w:tabs>
      <w:outlineLvl w:val="2"/>
    </w:pPr>
    <w:rPr>
      <w:sz w:val="24"/>
    </w:rPr>
  </w:style>
  <w:style w:type="paragraph" w:styleId="Heading4">
    <w:name w:val="heading 4"/>
    <w:next w:val="Normal"/>
    <w:qFormat/>
    <w:rsid w:val="000B37D5"/>
    <w:pPr>
      <w:keepNext/>
      <w:numPr>
        <w:ilvl w:val="3"/>
        <w:numId w:val="11"/>
      </w:numPr>
      <w:spacing w:before="240" w:after="120"/>
      <w:outlineLvl w:val="3"/>
    </w:pPr>
    <w:rPr>
      <w:rFonts w:ascii="Arial" w:hAnsi="Arial"/>
      <w:b/>
      <w:lang w:val="en-US" w:eastAsia="en-US"/>
    </w:rPr>
  </w:style>
  <w:style w:type="paragraph" w:styleId="Heading5">
    <w:name w:val="heading 5"/>
    <w:next w:val="Normal"/>
    <w:qFormat/>
    <w:rsid w:val="000B37D5"/>
    <w:pPr>
      <w:keepNext/>
      <w:numPr>
        <w:ilvl w:val="4"/>
        <w:numId w:val="11"/>
      </w:numPr>
      <w:tabs>
        <w:tab w:val="left" w:pos="900"/>
      </w:tabs>
      <w:spacing w:before="120" w:after="120"/>
      <w:outlineLvl w:val="4"/>
    </w:pPr>
    <w:rPr>
      <w:rFonts w:ascii="Arial" w:hAnsi="Arial"/>
      <w:lang w:val="en-US" w:eastAsia="en-US"/>
    </w:rPr>
  </w:style>
  <w:style w:type="paragraph" w:styleId="Heading6">
    <w:name w:val="heading 6"/>
    <w:next w:val="Normal"/>
    <w:qFormat/>
    <w:rsid w:val="000B37D5"/>
    <w:pPr>
      <w:keepNext/>
      <w:numPr>
        <w:ilvl w:val="5"/>
        <w:numId w:val="11"/>
      </w:numPr>
      <w:tabs>
        <w:tab w:val="left" w:pos="4320"/>
        <w:tab w:val="left" w:pos="8640"/>
      </w:tabs>
      <w:spacing w:before="120" w:after="120"/>
      <w:outlineLvl w:val="5"/>
    </w:pPr>
    <w:rPr>
      <w:rFonts w:ascii="Arial" w:hAnsi="Arial"/>
      <w:lang w:val="en-US" w:eastAsia="en-US"/>
    </w:rPr>
  </w:style>
  <w:style w:type="paragraph" w:styleId="Heading7">
    <w:name w:val="heading 7"/>
    <w:basedOn w:val="Heading1"/>
    <w:next w:val="Normal"/>
    <w:autoRedefine/>
    <w:qFormat/>
    <w:rsid w:val="001A069D"/>
    <w:pPr>
      <w:numPr>
        <w:ilvl w:val="6"/>
        <w:numId w:val="13"/>
      </w:numPr>
      <w:tabs>
        <w:tab w:val="left" w:pos="864"/>
      </w:tabs>
      <w:ind w:left="360"/>
      <w:jc w:val="both"/>
      <w:outlineLvl w:val="6"/>
    </w:pPr>
    <w:rPr>
      <w:sz w:val="28"/>
    </w:rPr>
  </w:style>
  <w:style w:type="paragraph" w:styleId="Heading8">
    <w:name w:val="heading 8"/>
    <w:next w:val="Normal"/>
    <w:qFormat/>
    <w:rsid w:val="00DE23CE"/>
    <w:pPr>
      <w:numPr>
        <w:ilvl w:val="7"/>
        <w:numId w:val="11"/>
      </w:numPr>
      <w:spacing w:after="60"/>
      <w:outlineLvl w:val="7"/>
    </w:pPr>
    <w:rPr>
      <w:rFonts w:ascii="Arial" w:hAnsi="Arial"/>
      <w:lang w:val="en-US" w:eastAsia="en-US"/>
    </w:rPr>
  </w:style>
  <w:style w:type="paragraph" w:styleId="Heading9">
    <w:name w:val="heading 9"/>
    <w:next w:val="Normal"/>
    <w:qFormat/>
    <w:rsid w:val="00DE23CE"/>
    <w:pPr>
      <w:numPr>
        <w:ilvl w:val="8"/>
        <w:numId w:val="11"/>
      </w:numPr>
      <w:spacing w:after="60"/>
      <w:outlineLvl w:val="8"/>
    </w:pPr>
    <w:rPr>
      <w:rFonts w:ascii="Arial" w:hAnsi="Arial"/>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qFormat/>
    <w:rsid w:val="00A158C7"/>
    <w:pPr>
      <w:widowControl w:val="0"/>
      <w:tabs>
        <w:tab w:val="left" w:pos="600"/>
        <w:tab w:val="right" w:leader="dot" w:pos="9072"/>
      </w:tabs>
      <w:overflowPunct w:val="0"/>
      <w:autoSpaceDE w:val="0"/>
      <w:autoSpaceDN w:val="0"/>
      <w:adjustRightInd w:val="0"/>
      <w:spacing w:before="120" w:after="120"/>
      <w:textAlignment w:val="baseline"/>
      <w:outlineLvl w:val="0"/>
    </w:pPr>
    <w:rPr>
      <w:rFonts w:asciiTheme="minorHAnsi" w:hAnsiTheme="minorHAnsi" w:cstheme="minorBidi"/>
      <w:b/>
      <w:noProof/>
      <w:color w:val="000000" w:themeColor="text1"/>
      <w:kern w:val="24"/>
      <w:sz w:val="24"/>
      <w:lang w:val="en-GB" w:eastAsia="en-US"/>
    </w:rPr>
  </w:style>
  <w:style w:type="paragraph" w:styleId="TOC2">
    <w:name w:val="toc 2"/>
    <w:basedOn w:val="TOC1"/>
    <w:next w:val="Normal"/>
    <w:autoRedefine/>
    <w:uiPriority w:val="39"/>
    <w:qFormat/>
    <w:rsid w:val="00F43F8E"/>
    <w:pPr>
      <w:tabs>
        <w:tab w:val="left" w:pos="800"/>
      </w:tabs>
      <w:spacing w:after="60"/>
      <w:ind w:left="144"/>
    </w:pPr>
    <w:rPr>
      <w:rFonts w:ascii="Calibri" w:hAnsi="Calibri"/>
      <w:b w:val="0"/>
      <w:sz w:val="22"/>
      <w:lang w:val="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TOC3">
    <w:name w:val="toc 3"/>
    <w:basedOn w:val="TOC2"/>
    <w:next w:val="Normal"/>
    <w:autoRedefine/>
    <w:uiPriority w:val="39"/>
    <w:qFormat/>
    <w:rsid w:val="00F43F8E"/>
    <w:pPr>
      <w:tabs>
        <w:tab w:val="clear" w:pos="600"/>
        <w:tab w:val="clear" w:pos="800"/>
      </w:tabs>
      <w:ind w:left="432"/>
    </w:pPr>
    <w:rPr>
      <w:sz w:val="20"/>
    </w:rPr>
  </w:style>
  <w:style w:type="paragraph" w:styleId="TOC4">
    <w:name w:val="toc 4"/>
    <w:basedOn w:val="Normal"/>
    <w:next w:val="Normal"/>
    <w:autoRedefine/>
    <w:uiPriority w:val="39"/>
    <w:rsid w:val="00DE23CE"/>
    <w:pPr>
      <w:ind w:left="600"/>
    </w:pPr>
  </w:style>
  <w:style w:type="paragraph" w:styleId="TOC5">
    <w:name w:val="toc 5"/>
    <w:basedOn w:val="Normal"/>
    <w:next w:val="Normal"/>
    <w:autoRedefine/>
    <w:semiHidden/>
    <w:rsid w:val="00DE23CE"/>
    <w:pPr>
      <w:ind w:left="800"/>
    </w:pPr>
  </w:style>
  <w:style w:type="paragraph" w:styleId="TOC6">
    <w:name w:val="toc 6"/>
    <w:basedOn w:val="Normal"/>
    <w:next w:val="Normal"/>
    <w:autoRedefine/>
    <w:semiHidden/>
    <w:rsid w:val="00DE23CE"/>
    <w:pPr>
      <w:ind w:left="1000"/>
    </w:pPr>
  </w:style>
  <w:style w:type="paragraph" w:styleId="TOC7">
    <w:name w:val="toc 7"/>
    <w:basedOn w:val="TOC1"/>
    <w:next w:val="Normal"/>
    <w:autoRedefine/>
    <w:semiHidden/>
    <w:qFormat/>
    <w:rsid w:val="00F43F8E"/>
    <w:pPr>
      <w:ind w:left="1200"/>
    </w:pPr>
    <w:rPr>
      <w:b w:val="0"/>
    </w:rPr>
  </w:style>
  <w:style w:type="paragraph" w:styleId="TOC8">
    <w:name w:val="toc 8"/>
    <w:basedOn w:val="Normal"/>
    <w:next w:val="Normal"/>
    <w:autoRedefine/>
    <w:semiHidden/>
    <w:rsid w:val="00DE23CE"/>
    <w:pPr>
      <w:ind w:left="1400"/>
    </w:pPr>
  </w:style>
  <w:style w:type="paragraph" w:styleId="TOC9">
    <w:name w:val="toc 9"/>
    <w:basedOn w:val="Normal"/>
    <w:next w:val="Normal"/>
    <w:autoRedefine/>
    <w:semiHidden/>
    <w:rsid w:val="00DE23CE"/>
    <w:pPr>
      <w:ind w:left="1600"/>
    </w:pPr>
  </w:style>
  <w:style w:type="character" w:styleId="Hyperlink">
    <w:name w:val="Hyperlink"/>
    <w:uiPriority w:val="99"/>
    <w:rPr>
      <w:dstrike w:val="0"/>
      <w:color w:val="0000FF"/>
      <w:u w:val="single"/>
      <w:vertAlign w:val="baselin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paragraph" w:styleId="ListBullet">
    <w:name w:val="List Bullet"/>
    <w:basedOn w:val="Normal"/>
    <w:pPr>
      <w:numPr>
        <w:numId w:val="1"/>
      </w:numPr>
      <w:spacing w:before="20" w:after="20"/>
      <w:ind w:left="357" w:hanging="357"/>
    </w:pPr>
    <w:rPr>
      <w:lang w:val="en-GB"/>
    </w:rPr>
  </w:style>
  <w:style w:type="paragraph" w:styleId="ListBullet2">
    <w:name w:val="List Bullet 2"/>
    <w:basedOn w:val="Normal"/>
    <w:pPr>
      <w:numPr>
        <w:numId w:val="2"/>
      </w:numPr>
      <w:spacing w:before="20" w:after="20"/>
      <w:ind w:left="714" w:hanging="357"/>
    </w:pPr>
    <w:rPr>
      <w:lang w:val="en-GB"/>
    </w:rPr>
  </w:style>
  <w:style w:type="paragraph" w:styleId="ListBullet3">
    <w:name w:val="List Bullet 3"/>
    <w:basedOn w:val="Normal"/>
    <w:pPr>
      <w:numPr>
        <w:numId w:val="3"/>
      </w:numPr>
      <w:spacing w:before="20" w:after="20"/>
      <w:ind w:left="1077" w:hanging="357"/>
    </w:pPr>
    <w:rPr>
      <w:lang w:val="en-GB"/>
    </w:rPr>
  </w:style>
  <w:style w:type="paragraph" w:styleId="ListBullet4">
    <w:name w:val="List Bullet 4"/>
    <w:basedOn w:val="Normal"/>
    <w:pPr>
      <w:numPr>
        <w:numId w:val="4"/>
      </w:numPr>
      <w:spacing w:before="20" w:after="20"/>
      <w:ind w:left="1434" w:hanging="357"/>
    </w:pPr>
    <w:rPr>
      <w:lang w:val="en-GB"/>
    </w:rPr>
  </w:style>
  <w:style w:type="paragraph" w:styleId="ListBullet5">
    <w:name w:val="List Bullet 5"/>
    <w:basedOn w:val="Normal"/>
    <w:pPr>
      <w:numPr>
        <w:numId w:val="5"/>
      </w:numPr>
    </w:pPr>
    <w:rPr>
      <w:lang w:val="en-GB"/>
    </w:rPr>
  </w:style>
  <w:style w:type="paragraph" w:styleId="ListNumber">
    <w:name w:val="List Number"/>
    <w:basedOn w:val="Normal"/>
    <w:pPr>
      <w:numPr>
        <w:numId w:val="6"/>
      </w:numPr>
      <w:spacing w:before="20" w:after="20"/>
    </w:pPr>
    <w:rPr>
      <w:lang w:val="en-GB"/>
    </w:rPr>
  </w:style>
  <w:style w:type="paragraph" w:styleId="ListNumber2">
    <w:name w:val="List Number 2"/>
    <w:basedOn w:val="Normal"/>
    <w:pPr>
      <w:numPr>
        <w:numId w:val="7"/>
      </w:numPr>
      <w:spacing w:before="20" w:after="20"/>
      <w:ind w:left="714" w:hanging="357"/>
    </w:pPr>
    <w:rPr>
      <w:lang w:val="en-GB"/>
    </w:rPr>
  </w:style>
  <w:style w:type="paragraph" w:styleId="ListNumber3">
    <w:name w:val="List Number 3"/>
    <w:basedOn w:val="Normal"/>
    <w:pPr>
      <w:numPr>
        <w:numId w:val="8"/>
      </w:numPr>
      <w:spacing w:before="20" w:after="20"/>
      <w:ind w:left="1077" w:hanging="357"/>
    </w:pPr>
    <w:rPr>
      <w:lang w:val="en-GB"/>
    </w:rPr>
  </w:style>
  <w:style w:type="paragraph" w:styleId="ListNumber4">
    <w:name w:val="List Number 4"/>
    <w:basedOn w:val="Normal"/>
    <w:pPr>
      <w:numPr>
        <w:numId w:val="9"/>
      </w:numPr>
      <w:spacing w:before="20" w:after="20"/>
      <w:ind w:left="1434" w:hanging="357"/>
    </w:pPr>
    <w:rPr>
      <w:lang w:val="en-GB"/>
    </w:rPr>
  </w:style>
  <w:style w:type="paragraph" w:styleId="ListNumber5">
    <w:name w:val="List Number 5"/>
    <w:basedOn w:val="Normal"/>
    <w:pPr>
      <w:numPr>
        <w:numId w:val="10"/>
      </w:numPr>
    </w:pPr>
    <w:rPr>
      <w:lang w:val="en-GB"/>
    </w:rPr>
  </w:style>
  <w:style w:type="paragraph" w:styleId="Caption">
    <w:name w:val="caption"/>
    <w:basedOn w:val="Normal"/>
    <w:next w:val="Normal"/>
    <w:qFormat/>
    <w:pPr>
      <w:spacing w:before="120"/>
      <w:jc w:val="center"/>
    </w:pPr>
    <w:rPr>
      <w:b/>
    </w:rPr>
  </w:style>
  <w:style w:type="paragraph" w:styleId="BalloonText">
    <w:name w:val="Balloon Text"/>
    <w:basedOn w:val="Normal"/>
    <w:semiHidden/>
    <w:rPr>
      <w:rFonts w:ascii="Tahoma" w:hAnsi="Tahoma" w:cs="Tahoma"/>
      <w:sz w:val="16"/>
      <w:szCs w:val="16"/>
    </w:rPr>
  </w:style>
  <w:style w:type="paragraph" w:styleId="DocumentMap">
    <w:name w:val="Document Map"/>
    <w:basedOn w:val="Normal"/>
    <w:semiHidden/>
    <w:rsid w:val="00D8298E"/>
    <w:pPr>
      <w:shd w:val="clear" w:color="auto" w:fill="000080"/>
    </w:pPr>
    <w:rPr>
      <w:rFonts w:ascii="Tahoma" w:hAnsi="Tahoma" w:cs="Tahoma"/>
      <w:szCs w:val="20"/>
    </w:rPr>
  </w:style>
  <w:style w:type="character" w:styleId="Strong">
    <w:name w:val="Strong"/>
    <w:qFormat/>
    <w:rsid w:val="00707BA6"/>
    <w:rPr>
      <w:b/>
      <w:bCs/>
    </w:rPr>
  </w:style>
  <w:style w:type="table" w:styleId="TableGrid">
    <w:name w:val="Table Grid"/>
    <w:basedOn w:val="TableNormal"/>
    <w:rsid w:val="002E08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TableGrid3">
    <w:name w:val="Table Grid 3"/>
    <w:basedOn w:val="TableNormal"/>
    <w:rsid w:val="001161D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IndexHeading">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BodyText">
    <w:name w:val="Body Text"/>
    <w:aliases w:val="Char, Char"/>
    <w:basedOn w:val="Normal"/>
    <w:link w:val="BodyTextChar1"/>
    <w:rsid w:val="00BA0D62"/>
    <w:pPr>
      <w:spacing w:before="240"/>
    </w:pPr>
    <w:rPr>
      <w:rFonts w:ascii="Arial" w:hAnsi="Arial"/>
      <w:sz w:val="22"/>
      <w:lang w:bidi="ar-SA"/>
    </w:rPr>
  </w:style>
  <w:style w:type="character" w:customStyle="1" w:styleId="BodyTextChar">
    <w:name w:val="Body Text Char"/>
    <w:basedOn w:val="DefaultParagraphFont"/>
    <w:rsid w:val="00BA0D62"/>
    <w:rPr>
      <w:rFonts w:ascii="Calibri" w:hAnsi="Calibri"/>
      <w:szCs w:val="24"/>
      <w:lang w:val="en-US" w:eastAsia="en-US" w:bidi="ur-PK"/>
    </w:rPr>
  </w:style>
  <w:style w:type="character" w:customStyle="1" w:styleId="BodyTextChar1">
    <w:name w:val="Body Text Char1"/>
    <w:aliases w:val="Char Char, Char Char"/>
    <w:basedOn w:val="DefaultParagraphFont"/>
    <w:link w:val="BodyText"/>
    <w:rsid w:val="00BA0D62"/>
    <w:rPr>
      <w:rFonts w:ascii="Arial" w:hAnsi="Arial"/>
      <w:sz w:val="22"/>
      <w:szCs w:val="24"/>
      <w:lang w:val="en-US" w:eastAsia="en-US"/>
    </w:rPr>
  </w:style>
  <w:style w:type="paragraph" w:styleId="BodyTextIndent3">
    <w:name w:val="Body Text Indent 3"/>
    <w:basedOn w:val="Normal"/>
    <w:link w:val="BodyTextIndent3Char"/>
    <w:rsid w:val="00BA0D62"/>
    <w:pPr>
      <w:ind w:left="283"/>
    </w:pPr>
    <w:rPr>
      <w:rFonts w:ascii="Arial" w:hAnsi="Arial"/>
      <w:spacing w:val="-3"/>
      <w:sz w:val="16"/>
      <w:szCs w:val="20"/>
      <w:lang w:bidi="ar-SA"/>
    </w:rPr>
  </w:style>
  <w:style w:type="character" w:customStyle="1" w:styleId="BodyTextIndent3Char">
    <w:name w:val="Body Text Indent 3 Char"/>
    <w:basedOn w:val="DefaultParagraphFont"/>
    <w:link w:val="BodyTextIndent3"/>
    <w:rsid w:val="00BA0D62"/>
    <w:rPr>
      <w:rFonts w:ascii="Arial" w:hAnsi="Arial"/>
      <w:spacing w:val="-3"/>
      <w:sz w:val="16"/>
      <w:lang w:val="en-US" w:eastAsia="en-US"/>
    </w:rPr>
  </w:style>
  <w:style w:type="paragraph" w:styleId="ListParagraph">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Emphasis">
    <w:name w:val="Emphasis"/>
    <w:basedOn w:val="DefaultParagraphFont"/>
    <w:qFormat/>
    <w:rsid w:val="00B21802"/>
    <w:rPr>
      <w:i/>
      <w:iCs/>
    </w:rPr>
  </w:style>
  <w:style w:type="paragraph" w:styleId="Subtitle">
    <w:name w:val="Subtitle"/>
    <w:basedOn w:val="Normal"/>
    <w:next w:val="Normal"/>
    <w:link w:val="SubtitleCh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PlaceholderText">
    <w:name w:val="Placeholder Text"/>
    <w:basedOn w:val="DefaultParagraphFont"/>
    <w:uiPriority w:val="99"/>
    <w:semiHidden/>
    <w:rsid w:val="00B629B6"/>
    <w:rPr>
      <w:color w:val="808080"/>
    </w:rPr>
  </w:style>
  <w:style w:type="paragraph" w:customStyle="1" w:styleId="TOCAppendix">
    <w:name w:val="TOC Appendix"/>
    <w:basedOn w:val="TOC1"/>
    <w:next w:val="Normal"/>
    <w:link w:val="TOCAppendixChar"/>
    <w:autoRedefine/>
    <w:qFormat/>
    <w:rsid w:val="00E16D14"/>
    <w:pPr>
      <w:tabs>
        <w:tab w:val="left" w:pos="1400"/>
      </w:tabs>
    </w:pPr>
    <w:rPr>
      <w:b w:val="0"/>
    </w:rPr>
  </w:style>
  <w:style w:type="character" w:customStyle="1" w:styleId="TOC1Char">
    <w:name w:val="TOC 1 Char"/>
    <w:basedOn w:val="DefaultParagraphFont"/>
    <w:link w:val="TOC1"/>
    <w:uiPriority w:val="39"/>
    <w:rsid w:val="00E16D14"/>
    <w:rPr>
      <w:rFonts w:asciiTheme="minorHAnsi" w:hAnsiTheme="minorHAnsi" w:cstheme="minorBidi"/>
      <w:b/>
      <w:noProof/>
      <w:color w:val="000000" w:themeColor="text1"/>
      <w:kern w:val="24"/>
      <w:sz w:val="24"/>
      <w:lang w:val="en-GB" w:eastAsia="en-US"/>
    </w:rPr>
  </w:style>
  <w:style w:type="character" w:customStyle="1" w:styleId="TOCAppendixChar">
    <w:name w:val="TOC Appendix Char"/>
    <w:basedOn w:val="TOC1Char"/>
    <w:link w:val="TOCAppendix"/>
    <w:rsid w:val="00E16D14"/>
    <w:rPr>
      <w:rFonts w:asciiTheme="minorHAnsi" w:hAnsiTheme="minorHAnsi" w:cstheme="minorBidi"/>
      <w:b w:val="0"/>
      <w:noProof/>
      <w:color w:val="000000" w:themeColor="text1"/>
      <w:kern w:val="24"/>
      <w:sz w:val="24"/>
      <w:lang w:val="en-GB" w:eastAsia="en-US"/>
    </w:rPr>
  </w:style>
  <w:style w:type="character" w:styleId="CommentReference">
    <w:name w:val="annotation reference"/>
    <w:basedOn w:val="DefaultParagraphFont"/>
    <w:semiHidden/>
    <w:unhideWhenUsed/>
    <w:rsid w:val="001F0A02"/>
    <w:rPr>
      <w:sz w:val="16"/>
      <w:szCs w:val="16"/>
    </w:rPr>
  </w:style>
  <w:style w:type="paragraph" w:styleId="CommentText">
    <w:name w:val="annotation text"/>
    <w:basedOn w:val="Normal"/>
    <w:link w:val="CommentTextChar"/>
    <w:semiHidden/>
    <w:unhideWhenUsed/>
    <w:rsid w:val="001F0A02"/>
    <w:rPr>
      <w:szCs w:val="20"/>
    </w:rPr>
  </w:style>
  <w:style w:type="character" w:customStyle="1" w:styleId="CommentTextChar">
    <w:name w:val="Comment Text Char"/>
    <w:basedOn w:val="DefaultParagraphFont"/>
    <w:link w:val="CommentText"/>
    <w:semiHidden/>
    <w:rsid w:val="001F0A02"/>
    <w:rPr>
      <w:rFonts w:ascii="Calibri" w:hAnsi="Calibri"/>
      <w:lang w:val="en-US" w:eastAsia="en-US" w:bidi="ur-PK"/>
    </w:rPr>
  </w:style>
  <w:style w:type="paragraph" w:styleId="CommentSubject">
    <w:name w:val="annotation subject"/>
    <w:basedOn w:val="CommentText"/>
    <w:next w:val="CommentText"/>
    <w:link w:val="CommentSubjectChar"/>
    <w:semiHidden/>
    <w:unhideWhenUsed/>
    <w:rsid w:val="001F0A02"/>
    <w:rPr>
      <w:b/>
      <w:bCs/>
    </w:rPr>
  </w:style>
  <w:style w:type="character" w:customStyle="1" w:styleId="CommentSubjectChar">
    <w:name w:val="Comment Subject Char"/>
    <w:basedOn w:val="CommentTextChar"/>
    <w:link w:val="CommentSubject"/>
    <w:semiHidden/>
    <w:rsid w:val="001F0A02"/>
    <w:rPr>
      <w:rFonts w:ascii="Calibri" w:hAnsi="Calibri"/>
      <w:b/>
      <w:bCs/>
      <w:lang w:val="en-US" w:eastAsia="en-US" w:bidi="ur-PK"/>
    </w:rPr>
  </w:style>
  <w:style w:type="paragraph" w:styleId="BodyText3">
    <w:name w:val="Body Text 3"/>
    <w:basedOn w:val="Normal"/>
    <w:link w:val="BodyText3Char"/>
    <w:rsid w:val="002B094F"/>
    <w:rPr>
      <w:sz w:val="16"/>
      <w:szCs w:val="16"/>
    </w:rPr>
  </w:style>
  <w:style w:type="character" w:customStyle="1" w:styleId="BodyText3Char">
    <w:name w:val="Body Text 3 Char"/>
    <w:basedOn w:val="DefaultParagraphFont"/>
    <w:link w:val="BodyText3"/>
    <w:rsid w:val="002B094F"/>
    <w:rPr>
      <w:rFonts w:ascii="Calibri" w:hAnsi="Calibri"/>
      <w:sz w:val="16"/>
      <w:szCs w:val="16"/>
      <w:lang w:val="en-US" w:eastAsia="en-US" w:bidi="ur-PK"/>
    </w:rPr>
  </w:style>
  <w:style w:type="paragraph" w:styleId="Revision">
    <w:name w:val="Revision"/>
    <w:hidden/>
    <w:uiPriority w:val="99"/>
    <w:semiHidden/>
    <w:rsid w:val="002D7089"/>
    <w:rPr>
      <w:rFonts w:ascii="Calibri" w:hAnsi="Calibri"/>
      <w:szCs w:val="24"/>
      <w:lang w:val="en-US" w:eastAsia="en-US" w:bidi="ur-P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oleObject" Target="embeddings/oleObject11.bin"/><Relationship Id="rId42"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0.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hyperlink" Target="http://misagweb01.nexteer.com/eRoomReq/Files/erooms8/NextGeneration/0_fc55f/Software%20Naming%20Conventions%2003x(In%20Work).doc" TargetMode="Externa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www.autosar.org/download/R4.0/AUTOSAR_SWS_MemoryMapping.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z7lt6\Downloads\MDD%20Template%20EA4%2001.00.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2202297D424B4EB3226EF40591920E"/>
        <w:category>
          <w:name w:val="General"/>
          <w:gallery w:val="placeholder"/>
        </w:category>
        <w:types>
          <w:type w:val="bbPlcHdr"/>
        </w:types>
        <w:behaviors>
          <w:behavior w:val="content"/>
        </w:behaviors>
        <w:guid w:val="{9CF9420A-1DF3-459A-9153-FFEE8BFCCEE3}"/>
      </w:docPartPr>
      <w:docPartBody>
        <w:p w:rsidR="00787CA9" w:rsidRDefault="002F6047">
          <w:pPr>
            <w:pStyle w:val="5D2202297D424B4EB3226EF40591920E"/>
          </w:pPr>
          <w:r w:rsidRPr="008D63D3">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047"/>
    <w:rsid w:val="0010706A"/>
    <w:rsid w:val="00291C20"/>
    <w:rsid w:val="002F6047"/>
    <w:rsid w:val="005F6571"/>
    <w:rsid w:val="007701A0"/>
    <w:rsid w:val="00787CA9"/>
    <w:rsid w:val="008B06B0"/>
    <w:rsid w:val="009C0CDF"/>
    <w:rsid w:val="00A24B3A"/>
    <w:rsid w:val="00A43951"/>
    <w:rsid w:val="00AC5E13"/>
    <w:rsid w:val="00C06D5C"/>
    <w:rsid w:val="00CC386D"/>
    <w:rsid w:val="00EC61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D2202297D424B4EB3226EF40591920E">
    <w:name w:val="5D2202297D424B4EB3226EF4059192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76503A751F2B49816500A1D4503F72" ma:contentTypeVersion="0" ma:contentTypeDescription="Create a new document." ma:contentTypeScope="" ma:versionID="37deb97729d9ab30c43ca4bdca505e3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2.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D6805E4-E5A8-49B5-BAB9-043760DDE5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5.xml><?xml version="1.0" encoding="utf-8"?>
<ds:datastoreItem xmlns:ds="http://schemas.openxmlformats.org/officeDocument/2006/customXml" ds:itemID="{8006F980-FE21-4A69-B497-CAEF33525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EA4 01.00.01.dotx</Template>
  <TotalTime>531</TotalTime>
  <Pages>28</Pages>
  <Words>2085</Words>
  <Characters>14269</Characters>
  <Application>Microsoft Office Word</Application>
  <DocSecurity>0</DocSecurity>
  <Lines>713</Lines>
  <Paragraphs>605</Paragraphs>
  <ScaleCrop>false</ScaleCrop>
  <HeadingPairs>
    <vt:vector size="2" baseType="variant">
      <vt:variant>
        <vt:lpstr>Title</vt:lpstr>
      </vt:variant>
      <vt:variant>
        <vt:i4>1</vt:i4>
      </vt:variant>
    </vt:vector>
  </HeadingPairs>
  <TitlesOfParts>
    <vt:vector size="1" baseType="lpstr">
      <vt:lpstr>Module Design Document</vt:lpstr>
    </vt:vector>
  </TitlesOfParts>
  <Company>Nexteer Automotive</Company>
  <LinksUpToDate>false</LinksUpToDate>
  <CharactersWithSpaces>15749</CharactersWithSpaces>
  <SharedDoc>false</SharedDoc>
  <HLinks>
    <vt:vector size="54" baseType="variant">
      <vt:variant>
        <vt:i4>1310768</vt:i4>
      </vt:variant>
      <vt:variant>
        <vt:i4>50</vt:i4>
      </vt:variant>
      <vt:variant>
        <vt:i4>0</vt:i4>
      </vt:variant>
      <vt:variant>
        <vt:i4>5</vt:i4>
      </vt:variant>
      <vt:variant>
        <vt:lpwstr/>
      </vt:variant>
      <vt:variant>
        <vt:lpwstr>_Toc376968356</vt:lpwstr>
      </vt:variant>
      <vt:variant>
        <vt:i4>1310768</vt:i4>
      </vt:variant>
      <vt:variant>
        <vt:i4>44</vt:i4>
      </vt:variant>
      <vt:variant>
        <vt:i4>0</vt:i4>
      </vt:variant>
      <vt:variant>
        <vt:i4>5</vt:i4>
      </vt:variant>
      <vt:variant>
        <vt:lpwstr/>
      </vt:variant>
      <vt:variant>
        <vt:lpwstr>_Toc376968355</vt:lpwstr>
      </vt:variant>
      <vt:variant>
        <vt:i4>1310768</vt:i4>
      </vt:variant>
      <vt:variant>
        <vt:i4>38</vt:i4>
      </vt:variant>
      <vt:variant>
        <vt:i4>0</vt:i4>
      </vt:variant>
      <vt:variant>
        <vt:i4>5</vt:i4>
      </vt:variant>
      <vt:variant>
        <vt:lpwstr/>
      </vt:variant>
      <vt:variant>
        <vt:lpwstr>_Toc376968354</vt:lpwstr>
      </vt:variant>
      <vt:variant>
        <vt:i4>1310768</vt:i4>
      </vt:variant>
      <vt:variant>
        <vt:i4>32</vt:i4>
      </vt:variant>
      <vt:variant>
        <vt:i4>0</vt:i4>
      </vt:variant>
      <vt:variant>
        <vt:i4>5</vt:i4>
      </vt:variant>
      <vt:variant>
        <vt:lpwstr/>
      </vt:variant>
      <vt:variant>
        <vt:lpwstr>_Toc376968353</vt:lpwstr>
      </vt:variant>
      <vt:variant>
        <vt:i4>1310768</vt:i4>
      </vt:variant>
      <vt:variant>
        <vt:i4>26</vt:i4>
      </vt:variant>
      <vt:variant>
        <vt:i4>0</vt:i4>
      </vt:variant>
      <vt:variant>
        <vt:i4>5</vt:i4>
      </vt:variant>
      <vt:variant>
        <vt:lpwstr/>
      </vt:variant>
      <vt:variant>
        <vt:lpwstr>_Toc376968352</vt:lpwstr>
      </vt:variant>
      <vt:variant>
        <vt:i4>1310768</vt:i4>
      </vt:variant>
      <vt:variant>
        <vt:i4>20</vt:i4>
      </vt:variant>
      <vt:variant>
        <vt:i4>0</vt:i4>
      </vt:variant>
      <vt:variant>
        <vt:i4>5</vt:i4>
      </vt:variant>
      <vt:variant>
        <vt:lpwstr/>
      </vt:variant>
      <vt:variant>
        <vt:lpwstr>_Toc376968351</vt:lpwstr>
      </vt:variant>
      <vt:variant>
        <vt:i4>1310768</vt:i4>
      </vt:variant>
      <vt:variant>
        <vt:i4>14</vt:i4>
      </vt:variant>
      <vt:variant>
        <vt:i4>0</vt:i4>
      </vt:variant>
      <vt:variant>
        <vt:i4>5</vt:i4>
      </vt:variant>
      <vt:variant>
        <vt:lpwstr/>
      </vt:variant>
      <vt:variant>
        <vt:lpwstr>_Toc376968350</vt:lpwstr>
      </vt:variant>
      <vt:variant>
        <vt:i4>1376304</vt:i4>
      </vt:variant>
      <vt:variant>
        <vt:i4>8</vt:i4>
      </vt:variant>
      <vt:variant>
        <vt:i4>0</vt:i4>
      </vt:variant>
      <vt:variant>
        <vt:i4>5</vt:i4>
      </vt:variant>
      <vt:variant>
        <vt:lpwstr/>
      </vt:variant>
      <vt:variant>
        <vt:lpwstr>_Toc376968349</vt:lpwstr>
      </vt:variant>
      <vt:variant>
        <vt:i4>1376304</vt:i4>
      </vt:variant>
      <vt:variant>
        <vt:i4>2</vt:i4>
      </vt:variant>
      <vt:variant>
        <vt:i4>0</vt:i4>
      </vt:variant>
      <vt:variant>
        <vt:i4>5</vt:i4>
      </vt:variant>
      <vt:variant>
        <vt:lpwstr/>
      </vt:variant>
      <vt:variant>
        <vt:lpwstr>_Toc376968348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Design Document</dc:title>
  <dc:creator>Smith, Kevin</dc:creator>
  <cp:lastModifiedBy>Kevin Smith</cp:lastModifiedBy>
  <cp:revision>24</cp:revision>
  <cp:lastPrinted>2014-12-17T17:01:00Z</cp:lastPrinted>
  <dcterms:created xsi:type="dcterms:W3CDTF">2015-12-10T15:22:00Z</dcterms:created>
  <dcterms:modified xsi:type="dcterms:W3CDTF">2017-07-05T15:14:00Z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SyncCrc</vt:lpwstr>
  </property>
  <property fmtid="{D5CDD505-2E9C-101B-9397-08002B2CF9AE}" pid="3" name="Template Version">
    <vt:lpwstr>EA4 01.00.00</vt:lpwstr>
  </property>
  <property fmtid="{D5CDD505-2E9C-101B-9397-08002B2CF9AE}" pid="4" name="Release Date">
    <vt:lpwstr>July 5, 2017</vt:lpwstr>
  </property>
  <property fmtid="{D5CDD505-2E9C-101B-9397-08002B2CF9AE}" pid="5" name="Location">
    <vt:lpwstr>Saginaw, MI, USA</vt:lpwstr>
  </property>
  <property fmtid="{D5CDD505-2E9C-101B-9397-08002B2CF9AE}" pid="6" name="Prepared by Group">
    <vt:lpwstr>SEPG</vt:lpwstr>
  </property>
  <property fmtid="{D5CDD505-2E9C-101B-9397-08002B2CF9AE}" pid="7" name="Prepared for Group">
    <vt:lpwstr>Software Engineering</vt:lpwstr>
  </property>
</Properties>
</file>